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74AEC" w14:textId="77777777" w:rsidR="009301C5" w:rsidRPr="00B86924" w:rsidRDefault="00FB31D6" w:rsidP="00272541">
      <w:pPr>
        <w:pStyle w:val="HBNORMAL"/>
        <w:jc w:val="center"/>
        <w:rPr>
          <w:b/>
        </w:rPr>
      </w:pPr>
      <w:r>
        <w:rPr>
          <w:b/>
          <w:u w:val="single"/>
        </w:rPr>
        <w:t>Subcontractor Will Serve</w:t>
      </w:r>
      <w:r w:rsidRPr="00AE5783">
        <w:rPr>
          <w:b/>
          <w:u w:val="single"/>
        </w:rPr>
        <w:t xml:space="preserve"> Letter</w:t>
      </w:r>
      <w:r w:rsidRPr="00B86924">
        <w:rPr>
          <w:b/>
          <w:highlight w:val="yellow"/>
        </w:rPr>
        <w:br/>
      </w:r>
      <w:r>
        <w:t>[Letterhead of WhiteWater West Industries LTD.]</w:t>
      </w:r>
    </w:p>
    <w:p w14:paraId="08E200DA" w14:textId="77777777" w:rsidR="009301C5" w:rsidRDefault="00A558DA" w:rsidP="009301C5">
      <w:pPr>
        <w:pStyle w:val="HBNORMAL"/>
        <w:jc w:val="right"/>
      </w:pPr>
    </w:p>
    <w:p w14:paraId="614758C0" w14:textId="77777777" w:rsidR="009301C5" w:rsidRDefault="00A558DA" w:rsidP="009301C5">
      <w:pPr>
        <w:pStyle w:val="HBNORMAL"/>
        <w:jc w:val="right"/>
      </w:pPr>
    </w:p>
    <w:p w14:paraId="0924A860" w14:textId="77777777" w:rsidR="009301C5" w:rsidRPr="005D0561" w:rsidRDefault="00FB31D6" w:rsidP="005D0561">
      <w:pPr>
        <w:pStyle w:val="HBNORMAL"/>
        <w:jc w:val="right"/>
        <w:rPr>
          <w:bCs/>
        </w:rPr>
      </w:pPr>
      <w:r>
        <w:rPr>
          <w:bCs/>
        </w:rPr>
        <w:t>July [1], 2021</w:t>
      </w:r>
      <w:r w:rsidRPr="005D0561">
        <w:rPr>
          <w:bCs/>
        </w:rPr>
        <w:tab/>
      </w:r>
    </w:p>
    <w:p w14:paraId="5E5C308F" w14:textId="77777777" w:rsidR="005E2986" w:rsidRDefault="00A558DA" w:rsidP="005D0561">
      <w:pPr>
        <w:tabs>
          <w:tab w:val="left" w:pos="-1080"/>
          <w:tab w:val="left" w:pos="-720"/>
          <w:tab w:val="left" w:pos="0"/>
          <w:tab w:val="left" w:pos="720"/>
          <w:tab w:val="left" w:pos="1350"/>
          <w:tab w:val="left" w:pos="2160"/>
        </w:tabs>
        <w:autoSpaceDE w:val="0"/>
        <w:autoSpaceDN w:val="0"/>
        <w:adjustRightInd w:val="0"/>
        <w:jc w:val="both"/>
      </w:pPr>
    </w:p>
    <w:p w14:paraId="11BFB4F2" w14:textId="77777777" w:rsidR="009530E3" w:rsidRDefault="00FB31D6" w:rsidP="009530E3">
      <w:pPr>
        <w:pStyle w:val="HBNORMAL"/>
      </w:pPr>
      <w:r>
        <w:t xml:space="preserve">Wilmington Trust, National Association, </w:t>
      </w:r>
    </w:p>
    <w:p w14:paraId="028D56F9" w14:textId="77777777" w:rsidR="009530E3" w:rsidRDefault="00FB31D6" w:rsidP="009530E3">
      <w:pPr>
        <w:pStyle w:val="HBNORMAL"/>
      </w:pPr>
      <w:r>
        <w:t>as Trustee for the benefit of the Secured Parties</w:t>
      </w:r>
    </w:p>
    <w:p w14:paraId="034E44A2" w14:textId="77777777" w:rsidR="009530E3" w:rsidRPr="00E933D1" w:rsidRDefault="00FB31D6" w:rsidP="009530E3">
      <w:pPr>
        <w:pStyle w:val="HBNORMAL"/>
        <w:rPr>
          <w:lang w:val="es-ES"/>
        </w:rPr>
      </w:pPr>
      <w:r w:rsidRPr="00E933D1">
        <w:rPr>
          <w:lang w:val="es-ES"/>
        </w:rPr>
        <w:t>650 Town Center Drive, Suite 800</w:t>
      </w:r>
    </w:p>
    <w:p w14:paraId="6CABBAD7" w14:textId="77777777" w:rsidR="009530E3" w:rsidRPr="00E933D1" w:rsidRDefault="00FB31D6" w:rsidP="009530E3">
      <w:pPr>
        <w:pStyle w:val="HBNORMAL"/>
        <w:rPr>
          <w:lang w:val="es-ES"/>
        </w:rPr>
      </w:pPr>
      <w:r w:rsidRPr="00E933D1">
        <w:rPr>
          <w:lang w:val="es-ES"/>
        </w:rPr>
        <w:t>Costa Mesa, CA 92626</w:t>
      </w:r>
    </w:p>
    <w:p w14:paraId="132BBF97" w14:textId="77777777" w:rsidR="009530E3" w:rsidRDefault="00FB31D6" w:rsidP="009530E3">
      <w:pPr>
        <w:pStyle w:val="HBNORMAL"/>
      </w:pPr>
      <w:r>
        <w:t>Attention: Corporate Trust Department</w:t>
      </w:r>
    </w:p>
    <w:p w14:paraId="1061CF03" w14:textId="77777777" w:rsidR="009301C5" w:rsidRPr="00EE2844" w:rsidRDefault="00FB31D6" w:rsidP="009530E3">
      <w:pPr>
        <w:pStyle w:val="HBNORMAL"/>
        <w:rPr>
          <w:u w:val="single"/>
        </w:rPr>
      </w:pPr>
      <w:r w:rsidRPr="00EE2844">
        <w:rPr>
          <w:u w:val="single"/>
        </w:rPr>
        <w:br/>
      </w:r>
    </w:p>
    <w:p w14:paraId="134F60B0" w14:textId="77777777" w:rsidR="00C0177F" w:rsidRPr="00B473E0" w:rsidRDefault="00FB31D6" w:rsidP="00B473E0">
      <w:pPr>
        <w:pStyle w:val="HBNORMAL"/>
        <w:tabs>
          <w:tab w:val="left" w:pos="3960"/>
        </w:tabs>
        <w:ind w:left="2160" w:hanging="720"/>
      </w:pPr>
      <w:r>
        <w:t>Re:</w:t>
      </w:r>
      <w:r>
        <w:tab/>
      </w:r>
      <w:r w:rsidRPr="005E2986">
        <w:rPr>
          <w:bCs/>
        </w:rPr>
        <w:t xml:space="preserve">Property: </w:t>
      </w:r>
      <w:r w:rsidRPr="005E2986">
        <w:rPr>
          <w:bCs/>
        </w:rPr>
        <w:tab/>
      </w:r>
      <w:r w:rsidRPr="005E2986">
        <w:rPr>
          <w:bCs/>
        </w:rPr>
        <w:tab/>
      </w:r>
      <w:r w:rsidRPr="0036438C">
        <w:t>Wild Rivers Outdoor Water Park</w:t>
      </w:r>
      <w:r>
        <w:t>,</w:t>
      </w:r>
      <w:r w:rsidRPr="0036438C">
        <w:t xml:space="preserve"> </w:t>
      </w:r>
      <w:r w:rsidRPr="005B200B">
        <w:t xml:space="preserve">Irvine, </w:t>
      </w:r>
      <w:r>
        <w:t>CA</w:t>
      </w:r>
    </w:p>
    <w:p w14:paraId="673CF50F" w14:textId="77777777" w:rsidR="00C0177F" w:rsidRPr="0056325C" w:rsidRDefault="00FB31D6" w:rsidP="005D0561">
      <w:pPr>
        <w:pStyle w:val="HBNORMAL"/>
        <w:tabs>
          <w:tab w:val="left" w:pos="3960"/>
        </w:tabs>
        <w:ind w:left="2160" w:hanging="720"/>
        <w:rPr>
          <w:bCs/>
        </w:rPr>
      </w:pPr>
      <w:r w:rsidRPr="005E2986">
        <w:rPr>
          <w:bCs/>
        </w:rPr>
        <w:tab/>
      </w:r>
      <w:r>
        <w:rPr>
          <w:bCs/>
        </w:rPr>
        <w:t>Issuer</w:t>
      </w:r>
      <w:r w:rsidRPr="005E2986">
        <w:rPr>
          <w:bCs/>
        </w:rPr>
        <w:t>:</w:t>
      </w:r>
      <w:r w:rsidRPr="005E2986">
        <w:rPr>
          <w:bCs/>
        </w:rPr>
        <w:tab/>
      </w:r>
      <w:r w:rsidRPr="005E2986">
        <w:rPr>
          <w:bCs/>
        </w:rPr>
        <w:tab/>
      </w:r>
      <w:r>
        <w:rPr>
          <w:rFonts w:eastAsia="Calibri"/>
          <w:bCs/>
        </w:rPr>
        <w:t>Wild Rivers Waterpark Irvine SPE, LLC</w:t>
      </w:r>
    </w:p>
    <w:p w14:paraId="28923856" w14:textId="77777777" w:rsidR="00C0177F" w:rsidRPr="005E2986" w:rsidRDefault="00FB31D6" w:rsidP="00C0177F">
      <w:pPr>
        <w:pStyle w:val="HBNORMAL"/>
        <w:tabs>
          <w:tab w:val="left" w:pos="3960"/>
        </w:tabs>
        <w:ind w:left="2160" w:hanging="720"/>
        <w:rPr>
          <w:bCs/>
        </w:rPr>
      </w:pPr>
      <w:r w:rsidRPr="005E2986">
        <w:rPr>
          <w:bCs/>
        </w:rPr>
        <w:tab/>
        <w:t>Contract Amount:</w:t>
      </w:r>
      <w:r w:rsidRPr="005E2986">
        <w:rPr>
          <w:bCs/>
        </w:rPr>
        <w:tab/>
      </w:r>
      <w:r>
        <w:rPr>
          <w:bCs/>
        </w:rPr>
        <w:tab/>
        <w:t>[</w:t>
      </w:r>
      <w:r w:rsidRPr="005E2986">
        <w:rPr>
          <w:bCs/>
        </w:rPr>
        <w:t>$</w:t>
      </w:r>
      <w:r>
        <w:rPr>
          <w:bCs/>
        </w:rPr>
        <w:t>_____________]</w:t>
      </w:r>
    </w:p>
    <w:p w14:paraId="0C8806B3" w14:textId="77777777" w:rsidR="009530E3" w:rsidRDefault="00FB31D6" w:rsidP="009530E3">
      <w:pPr>
        <w:pStyle w:val="HBNORMAL"/>
        <w:tabs>
          <w:tab w:val="left" w:pos="3960"/>
        </w:tabs>
        <w:ind w:left="2160" w:hanging="720"/>
        <w:rPr>
          <w:bCs/>
        </w:rPr>
      </w:pPr>
      <w:r w:rsidRPr="005E2986">
        <w:rPr>
          <w:bCs/>
        </w:rPr>
        <w:tab/>
        <w:t>Contract Date:</w:t>
      </w:r>
      <w:r w:rsidRPr="005E2986">
        <w:rPr>
          <w:bCs/>
        </w:rPr>
        <w:tab/>
      </w:r>
      <w:r w:rsidRPr="005E2986">
        <w:rPr>
          <w:bCs/>
        </w:rPr>
        <w:tab/>
      </w:r>
      <w:r>
        <w:rPr>
          <w:bCs/>
        </w:rPr>
        <w:t xml:space="preserve">[May 27, 2019]  </w:t>
      </w:r>
      <w:r w:rsidRPr="005E2986">
        <w:rPr>
          <w:bCs/>
        </w:rPr>
        <w:br/>
      </w:r>
      <w:r>
        <w:rPr>
          <w:bCs/>
        </w:rPr>
        <w:t>Improvements/</w:t>
      </w:r>
    </w:p>
    <w:p w14:paraId="5975B121" w14:textId="77777777" w:rsidR="00B86924" w:rsidRDefault="00FB31D6" w:rsidP="009530E3">
      <w:pPr>
        <w:pStyle w:val="HBNORMAL"/>
        <w:tabs>
          <w:tab w:val="left" w:pos="3960"/>
        </w:tabs>
        <w:ind w:left="2160" w:hanging="720"/>
      </w:pPr>
      <w:r>
        <w:rPr>
          <w:bCs/>
        </w:rPr>
        <w:tab/>
      </w:r>
      <w:r w:rsidRPr="005E2986">
        <w:rPr>
          <w:bCs/>
        </w:rPr>
        <w:t xml:space="preserve">Contract Work: </w:t>
      </w:r>
      <w:r w:rsidRPr="005E2986">
        <w:rPr>
          <w:bCs/>
        </w:rPr>
        <w:tab/>
      </w:r>
      <w:r w:rsidRPr="005E2986">
        <w:rPr>
          <w:bCs/>
        </w:rPr>
        <w:tab/>
      </w:r>
      <w:r>
        <w:rPr>
          <w:bCs/>
        </w:rPr>
        <w:t>[Design, build and supply slides] for waterpark</w:t>
      </w:r>
    </w:p>
    <w:p w14:paraId="1319305C" w14:textId="77777777" w:rsidR="009301C5" w:rsidRDefault="00FB31D6" w:rsidP="00B86924">
      <w:pPr>
        <w:pStyle w:val="HBNORMAL"/>
        <w:spacing w:before="240"/>
        <w:ind w:left="2160" w:hanging="2160"/>
      </w:pPr>
      <w:r>
        <w:t>Dear Sir/Madam:</w:t>
      </w:r>
    </w:p>
    <w:p w14:paraId="4860E614" w14:textId="41FDF444" w:rsidR="009301C5" w:rsidRDefault="00FB31D6" w:rsidP="00AA76B4">
      <w:pPr>
        <w:pStyle w:val="HBNORMAL"/>
        <w:spacing w:before="240"/>
        <w:ind w:firstLine="720"/>
        <w:jc w:val="both"/>
      </w:pPr>
      <w:r>
        <w:t>We are the construction firm engaged by KPRS Construction Services Inc., a Nevada corporation (“</w:t>
      </w:r>
      <w:r w:rsidRPr="00B473E0">
        <w:rPr>
          <w:b/>
        </w:rPr>
        <w:t>Construction Manager</w:t>
      </w:r>
      <w:r>
        <w:t xml:space="preserve">”), Issuer’s general contractor, to </w:t>
      </w:r>
      <w:del w:id="0" w:author="Luc Benac" w:date="2021-06-22T07:45:00Z">
        <w:r w:rsidDel="00A64ACC">
          <w:delText xml:space="preserve">construct </w:delText>
        </w:r>
      </w:del>
      <w:ins w:id="1" w:author="Luc Benac" w:date="2021-06-22T07:45:00Z">
        <w:r w:rsidR="00A64ACC">
          <w:t>design, supply</w:t>
        </w:r>
      </w:ins>
      <w:ins w:id="2" w:author="Luc Benac" w:date="2021-06-22T07:46:00Z">
        <w:r w:rsidR="00A64ACC">
          <w:t xml:space="preserve">, </w:t>
        </w:r>
        <w:r w:rsidR="00A26201">
          <w:t>install,</w:t>
        </w:r>
      </w:ins>
      <w:ins w:id="3" w:author="Luc Benac" w:date="2021-06-22T07:45:00Z">
        <w:r w:rsidR="00A64ACC">
          <w:t xml:space="preserve"> test,</w:t>
        </w:r>
      </w:ins>
      <w:ins w:id="4" w:author="Luc Benac" w:date="2021-06-22T07:46:00Z">
        <w:r w:rsidR="00A26201">
          <w:t xml:space="preserve"> and</w:t>
        </w:r>
      </w:ins>
      <w:ins w:id="5" w:author="Luc Benac" w:date="2021-06-22T07:45:00Z">
        <w:r w:rsidR="00A64ACC">
          <w:t xml:space="preserve"> commission </w:t>
        </w:r>
      </w:ins>
      <w:r>
        <w:t>slides and related improvements at the Property</w:t>
      </w:r>
      <w:r w:rsidRPr="0068445A">
        <w:t xml:space="preserve"> pursuant to its agreement or contract with us referenced above (the “</w:t>
      </w:r>
      <w:r w:rsidRPr="0068445A">
        <w:rPr>
          <w:b/>
          <w:bCs/>
        </w:rPr>
        <w:t>Contract</w:t>
      </w:r>
      <w:r w:rsidRPr="0068445A">
        <w:t>”)</w:t>
      </w:r>
      <w:r>
        <w:t>.  In consideration of your entering into the Related Documents in connection with Issuer’s issuance of the Bonds, the proceeds of which will be used to finance construction of the Improvements at the Property pursuant to the Contract, and for other good and valuable consideration, the receipt and sufficiency of which are hereby acknowledged, we hereby agree with, and certify to you, as follows:</w:t>
      </w:r>
    </w:p>
    <w:p w14:paraId="486770FF" w14:textId="587D341F" w:rsidR="0068445A" w:rsidRDefault="00FB31D6" w:rsidP="0068445A">
      <w:pPr>
        <w:pStyle w:val="HBNORMAL"/>
        <w:spacing w:before="240"/>
        <w:ind w:firstLine="720"/>
        <w:jc w:val="both"/>
      </w:pPr>
      <w:r>
        <w:t xml:space="preserve">We agree that, in the event of a default by Construction Manager under </w:t>
      </w:r>
      <w:r w:rsidRPr="00875256">
        <w:t xml:space="preserve">the </w:t>
      </w:r>
      <w:r>
        <w:t xml:space="preserve">Contract or by Issuer under any of its Related Documents with you, we shall, at your request, continue performance on your behalf under the Contract in accordance with the terms thereof, provided we are reimbursed in accordance therewith for </w:t>
      </w:r>
      <w:ins w:id="6" w:author="Luc Benac" w:date="2021-06-22T07:38:00Z">
        <w:r w:rsidR="00E933D1">
          <w:t xml:space="preserve">all amount outstanding and not </w:t>
        </w:r>
      </w:ins>
      <w:ins w:id="7" w:author="Luc Benac" w:date="2021-06-22T07:39:00Z">
        <w:r w:rsidR="00E933D1">
          <w:t xml:space="preserve">paid under the referenced contract to date and not the object of </w:t>
        </w:r>
      </w:ins>
      <w:ins w:id="8" w:author="Luc Benac" w:date="2021-06-22T07:40:00Z">
        <w:r w:rsidR="00E933D1">
          <w:t xml:space="preserve">a claim against the Labor and Material Payment bond issued for the Project, and </w:t>
        </w:r>
      </w:ins>
      <w:r>
        <w:t xml:space="preserve">all services rendered on your behalf.  We </w:t>
      </w:r>
      <w:r w:rsidRPr="00875256">
        <w:t xml:space="preserve">hereby acknowledge and consent to the collateral assignment from </w:t>
      </w:r>
      <w:r>
        <w:t>Issuer</w:t>
      </w:r>
      <w:r w:rsidRPr="00875256">
        <w:t xml:space="preserve"> </w:t>
      </w:r>
      <w:r>
        <w:t xml:space="preserve">and/or Construction Manager </w:t>
      </w:r>
      <w:r w:rsidRPr="00875256">
        <w:t xml:space="preserve">to </w:t>
      </w:r>
      <w:r>
        <w:t>you</w:t>
      </w:r>
      <w:r w:rsidRPr="00875256">
        <w:t xml:space="preserve"> </w:t>
      </w:r>
      <w:r>
        <w:t>of the Contract.</w:t>
      </w:r>
    </w:p>
    <w:p w14:paraId="4366B769" w14:textId="0986A925" w:rsidR="00512AF2" w:rsidRDefault="00FB31D6" w:rsidP="0068445A">
      <w:pPr>
        <w:spacing w:before="240"/>
        <w:ind w:firstLine="720"/>
        <w:jc w:val="both"/>
      </w:pPr>
      <w:r w:rsidRPr="00635AA5">
        <w:t>We certify to you that the</w:t>
      </w:r>
      <w:del w:id="9" w:author="Hal Emalfarb" w:date="2021-06-22T14:38:00Z">
        <w:r w:rsidRPr="00635AA5" w:rsidDel="00177E38">
          <w:delText xml:space="preserve"> </w:delText>
        </w:r>
      </w:del>
      <w:ins w:id="10" w:author="Hal Emalfarb" w:date="2021-06-22T14:37:00Z">
        <w:r w:rsidR="00177E38" w:rsidRPr="00635AA5">
          <w:t xml:space="preserve"> Improvements</w:t>
        </w:r>
        <w:r w:rsidR="00177E38">
          <w:t xml:space="preserve"> as issued by us in regards of our scope of work under the Contract</w:t>
        </w:r>
        <w:r w:rsidR="00177E38" w:rsidRPr="00635AA5">
          <w:t xml:space="preserve"> </w:t>
        </w:r>
        <w:r w:rsidR="00177E38">
          <w:t xml:space="preserve">are </w:t>
        </w:r>
      </w:ins>
      <w:ins w:id="11" w:author="Hal Emalfarb" w:date="2021-06-22T14:38:00Z">
        <w:r w:rsidR="00177E38">
          <w:t>compliant</w:t>
        </w:r>
      </w:ins>
      <w:ins w:id="12" w:author="Hal Emalfarb" w:date="2021-06-22T14:37:00Z">
        <w:r w:rsidR="00177E38">
          <w:t xml:space="preserve"> with the </w:t>
        </w:r>
      </w:ins>
      <w:r w:rsidRPr="00635AA5">
        <w:t>plans and specifications</w:t>
      </w:r>
      <w:ins w:id="13" w:author="Hal Emalfarb" w:date="2021-06-22T14:38:00Z">
        <w:r w:rsidR="00177E38">
          <w:t xml:space="preserve"> </w:t>
        </w:r>
      </w:ins>
      <w:ins w:id="14" w:author="Hal Emalfarb" w:date="2021-06-22T14:39:00Z">
        <w:r w:rsidR="00177E38">
          <w:t>approved by</w:t>
        </w:r>
      </w:ins>
      <w:r w:rsidRPr="00635AA5">
        <w:t xml:space="preserve"> </w:t>
      </w:r>
      <w:ins w:id="15" w:author="Hal Emalfarb" w:date="2021-06-22T14:38:00Z">
        <w:r w:rsidR="00177E38">
          <w:t>the project architect</w:t>
        </w:r>
        <w:r w:rsidR="00177E38" w:rsidRPr="00635AA5">
          <w:t xml:space="preserve">, </w:t>
        </w:r>
      </w:ins>
      <w:r w:rsidRPr="00635AA5">
        <w:t xml:space="preserve">for </w:t>
      </w:r>
      <w:del w:id="16" w:author="Hal Emalfarb" w:date="2021-06-22T14:37:00Z">
        <w:r w:rsidRPr="00635AA5" w:rsidDel="00177E38">
          <w:delText>the Improvements</w:delText>
        </w:r>
      </w:del>
      <w:ins w:id="17" w:author="Luc Benac" w:date="2021-06-22T07:42:00Z">
        <w:del w:id="18" w:author="Hal Emalfarb" w:date="2021-06-22T14:37:00Z">
          <w:r w:rsidR="004C5D0A" w:rsidDel="00177E38">
            <w:delText xml:space="preserve"> as issued by us in regards of our scope of work under the Contract</w:delText>
          </w:r>
        </w:del>
      </w:ins>
      <w:del w:id="19" w:author="Hal Emalfarb" w:date="2021-06-22T14:37:00Z">
        <w:r w:rsidRPr="00635AA5" w:rsidDel="00177E38">
          <w:delText xml:space="preserve"> </w:delText>
        </w:r>
      </w:del>
      <w:r>
        <w:t xml:space="preserve">(as scheduled below, </w:t>
      </w:r>
      <w:r w:rsidRPr="00635AA5">
        <w:t>the "</w:t>
      </w:r>
      <w:r w:rsidRPr="00635AA5">
        <w:rPr>
          <w:b/>
          <w:i/>
        </w:rPr>
        <w:t>Plans</w:t>
      </w:r>
      <w:r w:rsidRPr="00635AA5">
        <w:t xml:space="preserve">") </w:t>
      </w:r>
      <w:ins w:id="20" w:author="Hal Emalfarb" w:date="2021-06-22T14:37:00Z">
        <w:r w:rsidR="00177E38">
          <w:t xml:space="preserve">that </w:t>
        </w:r>
      </w:ins>
      <w:r w:rsidRPr="00635AA5">
        <w:t>have been examined by us</w:t>
      </w:r>
      <w:ins w:id="21" w:author="Hal Emalfarb" w:date="2021-06-22T14:37:00Z">
        <w:r w:rsidR="00177E38">
          <w:t xml:space="preserve"> </w:t>
        </w:r>
      </w:ins>
      <w:ins w:id="22" w:author="Hal Emalfarb" w:date="2021-06-22T14:38:00Z">
        <w:r w:rsidR="00177E38">
          <w:t xml:space="preserve">and </w:t>
        </w:r>
      </w:ins>
      <w:ins w:id="23" w:author="Hal Emalfarb" w:date="2021-06-22T14:37:00Z">
        <w:r w:rsidR="00177E38">
          <w:t>the project architect</w:t>
        </w:r>
      </w:ins>
      <w:r w:rsidRPr="00635AA5">
        <w:t xml:space="preserve">, </w:t>
      </w:r>
      <w:r>
        <w:t xml:space="preserve">and that the engineering, consulting and construction services to be performed at the Property </w:t>
      </w:r>
      <w:ins w:id="24" w:author="Hal Emalfarb" w:date="2021-06-22T14:38:00Z">
        <w:r w:rsidR="00177E38">
          <w:t xml:space="preserve">will be furnished </w:t>
        </w:r>
      </w:ins>
      <w:r>
        <w:t xml:space="preserve">in accordance with Contract and pursuant to such Plans, </w:t>
      </w:r>
      <w:r w:rsidRPr="00635AA5">
        <w:t>conform</w:t>
      </w:r>
      <w:ins w:id="25" w:author="Hal Emalfarb" w:date="2021-06-22T14:36:00Z">
        <w:r w:rsidR="00177E38">
          <w:t>s</w:t>
        </w:r>
      </w:ins>
      <w:r w:rsidRPr="00635AA5">
        <w:t xml:space="preserve"> to and comply</w:t>
      </w:r>
      <w:r>
        <w:t>, or will conform to and comply,</w:t>
      </w:r>
      <w:r w:rsidRPr="00635AA5">
        <w:t xml:space="preserve"> with</w:t>
      </w:r>
      <w:r>
        <w:t xml:space="preserve"> and, upon completion of the Improvements in accordance with the </w:t>
      </w:r>
      <w:r>
        <w:lastRenderedPageBreak/>
        <w:t xml:space="preserve">Plans, </w:t>
      </w:r>
      <w:ins w:id="26" w:author="Hal Emalfarb" w:date="2021-06-22T14:39:00Z">
        <w:r w:rsidR="00177E38">
          <w:t xml:space="preserve">and approvals </w:t>
        </w:r>
      </w:ins>
      <w:ins w:id="27" w:author="Hal Emalfarb" w:date="2021-06-22T14:40:00Z">
        <w:r w:rsidR="00177E38">
          <w:t xml:space="preserve">made by the project architect that certify </w:t>
        </w:r>
      </w:ins>
      <w:r>
        <w:t>the Improvements will comply with</w:t>
      </w:r>
      <w:r w:rsidRPr="00635AA5">
        <w:t xml:space="preserve"> all applicable federal, state and local building</w:t>
      </w:r>
      <w:r>
        <w:t>, fire, safety, zoning, land use, landmark, health, sanitation, energy, environmental, ecological, sanitation and other similar</w:t>
      </w:r>
      <w:r w:rsidRPr="00635AA5">
        <w:t xml:space="preserve"> codes, laws, ordinances and regulations</w:t>
      </w:r>
      <w:r>
        <w:t xml:space="preserve"> </w:t>
      </w:r>
      <w:ins w:id="28" w:author="Luc Benac" w:date="2021-06-22T07:43:00Z">
        <w:r w:rsidR="0023790A">
          <w:t xml:space="preserve">as might be applicable </w:t>
        </w:r>
        <w:r w:rsidR="007118CF">
          <w:t xml:space="preserve">to our scope of work and products </w:t>
        </w:r>
      </w:ins>
      <w:r>
        <w:t>affecting the Property or the Improvements</w:t>
      </w:r>
      <w:del w:id="29" w:author="Luc Benac" w:date="2021-06-22T07:43:00Z">
        <w:r w:rsidDel="007118CF">
          <w:delText>, including, without limitation, the Americans with Disabilities Act</w:delText>
        </w:r>
      </w:del>
      <w:r>
        <w:t>.</w:t>
      </w:r>
    </w:p>
    <w:p w14:paraId="569709A4" w14:textId="4FA7E4D5" w:rsidR="009D1B0F" w:rsidRPr="009D1B0F" w:rsidRDefault="00FB31D6" w:rsidP="009D1B0F">
      <w:pPr>
        <w:spacing w:before="240"/>
        <w:ind w:firstLine="720"/>
        <w:jc w:val="both"/>
      </w:pPr>
      <w:del w:id="30" w:author="Luc Benac" w:date="2021-06-22T07:44:00Z">
        <w:r w:rsidRPr="009D1B0F" w:rsidDel="003F348D">
          <w:delText>We certify to you that all governmental permits, licenses, approvals and other authorizations necessary to perform the Contract Work (the “</w:delText>
        </w:r>
        <w:r w:rsidRPr="009D1B0F" w:rsidDel="003F348D">
          <w:rPr>
            <w:b/>
            <w:i/>
          </w:rPr>
          <w:delText>Permits</w:delText>
        </w:r>
        <w:r w:rsidRPr="009D1B0F" w:rsidDel="003F348D">
          <w:delText xml:space="preserve">”) in accordance </w:delText>
        </w:r>
        <w:r w:rsidDel="003F348D">
          <w:delText xml:space="preserve">with </w:delText>
        </w:r>
        <w:r w:rsidRPr="009D1B0F" w:rsidDel="003F348D">
          <w:delText xml:space="preserve">all applicable federal, state and local </w:delText>
        </w:r>
        <w:commentRangeStart w:id="31"/>
        <w:r w:rsidRPr="009D1B0F" w:rsidDel="003F348D">
          <w:delText>building</w:delText>
        </w:r>
      </w:del>
      <w:commentRangeEnd w:id="31"/>
      <w:r w:rsidR="003F348D">
        <w:rPr>
          <w:rStyle w:val="CommentReference"/>
        </w:rPr>
        <w:commentReference w:id="31"/>
      </w:r>
      <w:del w:id="32" w:author="Luc Benac" w:date="2021-06-22T07:44:00Z">
        <w:r w:rsidRPr="009D1B0F" w:rsidDel="003F348D">
          <w:delText xml:space="preserve">, codes, laws, ordinances and regulations affecting the Property or the Improvements have been validly issued by the appropriate authorities and are now in full force and effect, with expiration dates sufficient to enable the construction and completion of the </w:delText>
        </w:r>
        <w:r w:rsidDel="003F348D">
          <w:delText xml:space="preserve">Contract Work </w:delText>
        </w:r>
        <w:r w:rsidRPr="009D1B0F" w:rsidDel="003F348D">
          <w:delText xml:space="preserve">in accordance with the </w:delText>
        </w:r>
        <w:r w:rsidDel="003F348D">
          <w:delText>Contract</w:delText>
        </w:r>
        <w:r w:rsidRPr="009D1B0F" w:rsidDel="003F348D">
          <w:delText xml:space="preserve"> on or before the </w:delText>
        </w:r>
        <w:r w:rsidDel="003F348D">
          <w:delText xml:space="preserve">Completion Deadline </w:delText>
        </w:r>
        <w:r w:rsidRPr="009D1B0F" w:rsidDel="003F348D">
          <w:delText xml:space="preserve">required under (and defined in) the </w:delText>
        </w:r>
        <w:r w:rsidDel="003F348D">
          <w:delText>Issuer</w:delText>
        </w:r>
        <w:r w:rsidRPr="009D1B0F" w:rsidDel="003F348D">
          <w:delText xml:space="preserve">’s </w:delText>
        </w:r>
        <w:r w:rsidDel="003F348D">
          <w:delText>Indenture</w:delText>
        </w:r>
        <w:r w:rsidRPr="009D1B0F" w:rsidDel="003F348D">
          <w:delText xml:space="preserve"> with you, and with conditions, if any, which either have been, or will, during the course of construction, timely be, satisfied</w:delText>
        </w:r>
      </w:del>
      <w:r w:rsidRPr="009D1B0F">
        <w:t>.</w:t>
      </w:r>
    </w:p>
    <w:p w14:paraId="7B59B1E4" w14:textId="7635E05E" w:rsidR="008B5D8E" w:rsidRDefault="00FB31D6" w:rsidP="008B5D8E">
      <w:pPr>
        <w:pStyle w:val="HBNORMAL"/>
        <w:spacing w:before="240"/>
        <w:ind w:firstLine="720"/>
        <w:jc w:val="both"/>
      </w:pPr>
      <w:r w:rsidRPr="00D77654">
        <w:t>Except as may otherwise be provided</w:t>
      </w:r>
      <w:r>
        <w:t xml:space="preserve"> in Issuer’s Related Documents with you</w:t>
      </w:r>
      <w:r w:rsidRPr="00D77654">
        <w:t xml:space="preserve">, </w:t>
      </w:r>
      <w:r>
        <w:t>we</w:t>
      </w:r>
      <w:r w:rsidRPr="00D77654">
        <w:t xml:space="preserve"> shall not make any changes in the Plans or </w:t>
      </w:r>
      <w:r>
        <w:t>the Contract</w:t>
      </w:r>
      <w:r w:rsidRPr="00D77654">
        <w:t xml:space="preserve"> without </w:t>
      </w:r>
      <w:r>
        <w:t xml:space="preserve">your </w:t>
      </w:r>
      <w:r w:rsidRPr="00D77654">
        <w:t xml:space="preserve">prior written consent and </w:t>
      </w:r>
      <w:r>
        <w:t xml:space="preserve">we </w:t>
      </w:r>
      <w:r w:rsidRPr="00D77654">
        <w:t xml:space="preserve">shall immediately notify </w:t>
      </w:r>
      <w:r>
        <w:t>you</w:t>
      </w:r>
      <w:r w:rsidRPr="00D77654">
        <w:t xml:space="preserve"> of any changes of which </w:t>
      </w:r>
      <w:r>
        <w:t>we</w:t>
      </w:r>
      <w:r w:rsidRPr="00D77654">
        <w:t xml:space="preserve"> may become aware</w:t>
      </w:r>
      <w:r>
        <w:t>.  We also agree that you shall be entitled to use</w:t>
      </w:r>
      <w:ins w:id="33" w:author="Luc Benac" w:date="2021-06-22T07:46:00Z">
        <w:r w:rsidR="00860A18">
          <w:t xml:space="preserve"> for their </w:t>
        </w:r>
      </w:ins>
      <w:ins w:id="34" w:author="Luc Benac" w:date="2021-06-22T07:47:00Z">
        <w:r w:rsidR="00860A18">
          <w:t>intended</w:t>
        </w:r>
      </w:ins>
      <w:ins w:id="35" w:author="Luc Benac" w:date="2021-06-22T07:46:00Z">
        <w:r w:rsidR="00860A18">
          <w:t xml:space="preserve"> pu</w:t>
        </w:r>
      </w:ins>
      <w:ins w:id="36" w:author="Luc Benac" w:date="2021-06-22T07:47:00Z">
        <w:r w:rsidR="00860A18">
          <w:t>rpose</w:t>
        </w:r>
      </w:ins>
      <w:r>
        <w:t xml:space="preserve"> the Plans, including all drawings and any modifications, additions, </w:t>
      </w:r>
      <w:proofErr w:type="gramStart"/>
      <w:r>
        <w:t>enlargements</w:t>
      </w:r>
      <w:proofErr w:type="gramEnd"/>
      <w:r>
        <w:t xml:space="preserve"> or extensions thereof, without additional cost to you.</w:t>
      </w:r>
    </w:p>
    <w:p w14:paraId="3B0A6573" w14:textId="2842B843" w:rsidR="0068445A" w:rsidRDefault="00FB31D6" w:rsidP="008B5D8E">
      <w:pPr>
        <w:pStyle w:val="HBNORMAL"/>
        <w:spacing w:before="240"/>
        <w:ind w:firstLine="720"/>
        <w:jc w:val="both"/>
      </w:pPr>
      <w:r w:rsidRPr="0068445A">
        <w:t xml:space="preserve">Notwithstanding any conflicting provisions of the Contract, we acknowledge and agree that you and </w:t>
      </w:r>
      <w:r>
        <w:t>Issuer</w:t>
      </w:r>
      <w:r w:rsidRPr="0068445A">
        <w:t xml:space="preserve"> may at any time or times establish additional or different conditions to disbursement of proceeds of the </w:t>
      </w:r>
      <w:r>
        <w:t>Bonds</w:t>
      </w:r>
      <w:r w:rsidRPr="0068445A">
        <w:t xml:space="preserve"> under your </w:t>
      </w:r>
      <w:r>
        <w:t xml:space="preserve">Related Documents </w:t>
      </w:r>
      <w:r w:rsidRPr="0068445A">
        <w:t xml:space="preserve">with </w:t>
      </w:r>
      <w:r>
        <w:t>Issuer</w:t>
      </w:r>
      <w:r w:rsidRPr="0068445A">
        <w:t xml:space="preserve"> and may otherwise modify or amend the terms of the </w:t>
      </w:r>
      <w:r>
        <w:t xml:space="preserve">Related Documents </w:t>
      </w:r>
      <w:del w:id="37" w:author="Luc Benac" w:date="2021-06-22T07:48:00Z">
        <w:r w:rsidRPr="0068445A" w:rsidDel="003D7B6A">
          <w:delText xml:space="preserve">without our consent and that we do not and shall not have any right to enforce the </w:delText>
        </w:r>
        <w:r w:rsidDel="003D7B6A">
          <w:delText>Related Documents</w:delText>
        </w:r>
        <w:r w:rsidRPr="0068445A" w:rsidDel="003D7B6A">
          <w:delText xml:space="preserve"> or otherwise to require you to disburse any moneys</w:delText>
        </w:r>
      </w:del>
      <w:ins w:id="38" w:author="Luc Benac" w:date="2021-06-22T07:48:00Z">
        <w:r w:rsidR="003D7B6A">
          <w:t>provided the payment terms under</w:t>
        </w:r>
      </w:ins>
      <w:ins w:id="39" w:author="Luc Benac" w:date="2021-06-22T07:49:00Z">
        <w:r>
          <w:t xml:space="preserve"> the</w:t>
        </w:r>
      </w:ins>
      <w:ins w:id="40" w:author="Luc Benac" w:date="2021-06-22T07:48:00Z">
        <w:r w:rsidR="003D7B6A">
          <w:t xml:space="preserve"> Contract are respected and </w:t>
        </w:r>
        <w:r>
          <w:t>relevant payments follow as per</w:t>
        </w:r>
      </w:ins>
      <w:ins w:id="41" w:author="Luc Benac" w:date="2021-06-22T07:49:00Z">
        <w:r>
          <w:t xml:space="preserve"> </w:t>
        </w:r>
      </w:ins>
      <w:ins w:id="42" w:author="Luc Benac" w:date="2021-06-22T07:48:00Z">
        <w:r>
          <w:t>th</w:t>
        </w:r>
      </w:ins>
      <w:ins w:id="43" w:author="Luc Benac" w:date="2021-06-22T07:49:00Z">
        <w:r>
          <w:t>ese terms which is a condition of our performance of our work</w:t>
        </w:r>
      </w:ins>
      <w:r w:rsidRPr="0068445A">
        <w:t>.</w:t>
      </w:r>
      <w:ins w:id="44" w:author="Hal Emalfarb" w:date="2021-06-22T14:51:00Z">
        <w:r w:rsidR="00A558DA">
          <w:t xml:space="preserve">(Lets discuss this term) </w:t>
        </w:r>
      </w:ins>
    </w:p>
    <w:p w14:paraId="18E2BCBB" w14:textId="77777777" w:rsidR="0068445A" w:rsidRDefault="00FB31D6" w:rsidP="008B5D8E">
      <w:pPr>
        <w:pStyle w:val="HBNORMAL"/>
        <w:spacing w:before="240"/>
        <w:ind w:firstLine="720"/>
        <w:jc w:val="both"/>
      </w:pPr>
      <w:r w:rsidRPr="0068445A">
        <w:t xml:space="preserve">We hereby covenant and agree (and shall include in each of our subcontracts similar covenants from each of our subcontractors) that, in the event any proceeds of the </w:t>
      </w:r>
      <w:r>
        <w:t>Bonds</w:t>
      </w:r>
      <w:r w:rsidRPr="0068445A">
        <w:t xml:space="preserve"> are disbursed directly to us, we will receive any such advances and will hold the right to receive the same as a trust fund for the purpose of paying the costs of constructing the Improvements owed to us and our subcontractors, suppliers, laborers and materialmen and we will apply the same first to such payment before using any part thereof for any other purpose</w:t>
      </w:r>
      <w:r>
        <w:t>.</w:t>
      </w:r>
    </w:p>
    <w:p w14:paraId="4D6EFE24" w14:textId="77777777" w:rsidR="0068445A" w:rsidRDefault="00FB31D6" w:rsidP="008B5D8E">
      <w:pPr>
        <w:pStyle w:val="HBNORMAL"/>
        <w:spacing w:before="240"/>
        <w:ind w:firstLine="720"/>
        <w:jc w:val="both"/>
      </w:pPr>
      <w:r w:rsidRPr="0068445A">
        <w:t>The officer executing this letter on behalf of the undersigned hereby personally certifies that the undersigned party has full authority under all state or local laws and regulations to perform all of its obligations under the Contract in accordance with the terms thereof</w:t>
      </w:r>
      <w:r>
        <w:t>.</w:t>
      </w:r>
    </w:p>
    <w:p w14:paraId="36188B5D" w14:textId="77777777" w:rsidR="0068445A" w:rsidRDefault="00FB31D6" w:rsidP="008B5D8E">
      <w:pPr>
        <w:pStyle w:val="HBNORMAL"/>
        <w:spacing w:before="240"/>
        <w:ind w:firstLine="720"/>
        <w:jc w:val="both"/>
      </w:pPr>
      <w:r w:rsidRPr="0068445A">
        <w:t>Delivery of this letter an executed copy of this letter by facsimile transmission or other electronic means (such as e-mailing a scanned counterpart) to the other parties hereto shall constitute good and valid delivery for all purposes</w:t>
      </w:r>
      <w:r>
        <w:t>.</w:t>
      </w:r>
    </w:p>
    <w:p w14:paraId="66A731EB" w14:textId="77777777" w:rsidR="009301C5" w:rsidRDefault="00A558DA" w:rsidP="009301C5">
      <w:pPr>
        <w:pStyle w:val="HBSIG"/>
      </w:pPr>
    </w:p>
    <w:p w14:paraId="3732FAFC" w14:textId="77777777" w:rsidR="00B46617" w:rsidRDefault="00FB31D6">
      <w:pPr>
        <w:rPr>
          <w:szCs w:val="22"/>
        </w:rPr>
      </w:pPr>
      <w:r>
        <w:br w:type="page"/>
      </w:r>
    </w:p>
    <w:p w14:paraId="39D35DA1" w14:textId="77777777" w:rsidR="00946E99" w:rsidRDefault="00FB31D6" w:rsidP="00946E99">
      <w:pPr>
        <w:pStyle w:val="HBSIG"/>
        <w:tabs>
          <w:tab w:val="clear" w:pos="8640"/>
          <w:tab w:val="right" w:leader="underscore" w:pos="7740"/>
        </w:tabs>
      </w:pPr>
      <w:r>
        <w:lastRenderedPageBreak/>
        <w:t>Very truly yours,</w:t>
      </w:r>
    </w:p>
    <w:p w14:paraId="7CBBB949" w14:textId="77777777" w:rsidR="00946E99" w:rsidRDefault="00FB31D6" w:rsidP="008011CC">
      <w:pPr>
        <w:pStyle w:val="HBSIG"/>
        <w:tabs>
          <w:tab w:val="clear" w:pos="8640"/>
          <w:tab w:val="right" w:leader="underscore" w:pos="7740"/>
        </w:tabs>
      </w:pPr>
      <w:r>
        <w:br/>
        <w:t>WHITEWATER WEST INDUSTRIES LTD.</w:t>
      </w:r>
      <w:r>
        <w:br/>
      </w:r>
      <w:r>
        <w:br/>
      </w:r>
      <w:r>
        <w:br/>
        <w:t xml:space="preserve">By:  </w:t>
      </w:r>
      <w:r>
        <w:tab/>
      </w:r>
      <w:r>
        <w:br/>
        <w:t xml:space="preserve">Name: </w:t>
      </w:r>
      <w:r>
        <w:tab/>
      </w:r>
    </w:p>
    <w:p w14:paraId="48C01084" w14:textId="77777777" w:rsidR="009301C5" w:rsidRDefault="00FB31D6" w:rsidP="00946E99">
      <w:pPr>
        <w:pStyle w:val="HBSIG"/>
        <w:tabs>
          <w:tab w:val="clear" w:pos="8640"/>
          <w:tab w:val="right" w:leader="underscore" w:pos="7740"/>
        </w:tabs>
      </w:pPr>
      <w:r>
        <w:t xml:space="preserve">Title:  </w:t>
      </w:r>
      <w:r>
        <w:tab/>
      </w:r>
    </w:p>
    <w:p w14:paraId="0B46807B" w14:textId="77777777" w:rsidR="009301C5" w:rsidRDefault="00A558DA" w:rsidP="009301C5">
      <w:pPr>
        <w:pStyle w:val="HBSIG"/>
      </w:pPr>
    </w:p>
    <w:p w14:paraId="2ABBB112" w14:textId="77777777" w:rsidR="00BA6C66" w:rsidRDefault="00A558DA" w:rsidP="009301C5">
      <w:pPr>
        <w:pStyle w:val="HBSIG"/>
      </w:pPr>
    </w:p>
    <w:p w14:paraId="7D84D6D4" w14:textId="77777777" w:rsidR="00BA6C66" w:rsidRDefault="00A558DA" w:rsidP="009301C5">
      <w:pPr>
        <w:pStyle w:val="HBSIG"/>
      </w:pPr>
    </w:p>
    <w:p w14:paraId="6C32744E" w14:textId="77777777" w:rsidR="00B46617" w:rsidRDefault="00A558DA" w:rsidP="009301C5">
      <w:pPr>
        <w:pStyle w:val="HBSIG"/>
        <w:ind w:left="0"/>
        <w:jc w:val="center"/>
        <w:rPr>
          <w:u w:val="single"/>
        </w:rPr>
        <w:sectPr w:rsidR="00B46617" w:rsidSect="00603DB8">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pPr>
    </w:p>
    <w:p w14:paraId="66A4C6C0" w14:textId="77777777" w:rsidR="009301C5" w:rsidRDefault="00FB31D6" w:rsidP="009301C5">
      <w:pPr>
        <w:pStyle w:val="HBSIG"/>
        <w:ind w:left="0"/>
        <w:jc w:val="center"/>
        <w:rPr>
          <w:u w:val="single"/>
        </w:rPr>
      </w:pPr>
      <w:r w:rsidRPr="008A34CC">
        <w:rPr>
          <w:u w:val="single"/>
        </w:rPr>
        <w:lastRenderedPageBreak/>
        <w:t xml:space="preserve">Schedule of </w:t>
      </w:r>
      <w:r>
        <w:rPr>
          <w:u w:val="single"/>
        </w:rPr>
        <w:t>“</w:t>
      </w:r>
      <w:r w:rsidRPr="008A34CC">
        <w:rPr>
          <w:u w:val="single"/>
        </w:rPr>
        <w:t>Plans</w:t>
      </w:r>
      <w:r>
        <w:rPr>
          <w:u w:val="single"/>
        </w:rPr>
        <w:t>”</w:t>
      </w:r>
    </w:p>
    <w:p w14:paraId="5A699BAD" w14:textId="77777777" w:rsidR="00603DB8" w:rsidRPr="00603DB8" w:rsidRDefault="00FB31D6" w:rsidP="009301C5">
      <w:pPr>
        <w:pStyle w:val="HBSIG"/>
        <w:ind w:left="0"/>
        <w:jc w:val="center"/>
        <w:rPr>
          <w:b/>
        </w:rPr>
      </w:pPr>
      <w:r w:rsidRPr="00603DB8">
        <w:rPr>
          <w:b/>
        </w:rPr>
        <w:t>[TO BE PROVIDED]</w:t>
      </w:r>
    </w:p>
    <w:tbl>
      <w:tblPr>
        <w:tblW w:w="0" w:type="auto"/>
        <w:tblLook w:val="01E0" w:firstRow="1" w:lastRow="1" w:firstColumn="1" w:lastColumn="1" w:noHBand="0" w:noVBand="0"/>
      </w:tblPr>
      <w:tblGrid>
        <w:gridCol w:w="1866"/>
        <w:gridCol w:w="1864"/>
        <w:gridCol w:w="1864"/>
        <w:gridCol w:w="1877"/>
        <w:gridCol w:w="1889"/>
      </w:tblGrid>
      <w:tr w:rsidR="009E3C01" w14:paraId="09DCA92F" w14:textId="77777777" w:rsidTr="005E2986">
        <w:tc>
          <w:tcPr>
            <w:tcW w:w="1915" w:type="dxa"/>
            <w:shd w:val="clear" w:color="auto" w:fill="auto"/>
            <w:vAlign w:val="bottom"/>
          </w:tcPr>
          <w:p w14:paraId="20861337" w14:textId="77777777" w:rsidR="00946E99" w:rsidRPr="004B0697" w:rsidRDefault="00FB31D6" w:rsidP="005E2986">
            <w:pPr>
              <w:pStyle w:val="HBNORMAL"/>
              <w:pBdr>
                <w:bottom w:val="single" w:sz="4" w:space="0" w:color="auto"/>
              </w:pBdr>
              <w:spacing w:before="240"/>
              <w:jc w:val="center"/>
            </w:pPr>
            <w:r w:rsidRPr="004B0697">
              <w:t>Sheet No.</w:t>
            </w:r>
          </w:p>
        </w:tc>
        <w:tc>
          <w:tcPr>
            <w:tcW w:w="1915" w:type="dxa"/>
            <w:shd w:val="clear" w:color="auto" w:fill="auto"/>
            <w:vAlign w:val="bottom"/>
          </w:tcPr>
          <w:p w14:paraId="529BF6E0" w14:textId="77777777" w:rsidR="00946E99" w:rsidRPr="004B0697" w:rsidRDefault="00FB31D6" w:rsidP="005E2986">
            <w:pPr>
              <w:pStyle w:val="HBNORMAL"/>
              <w:pBdr>
                <w:bottom w:val="single" w:sz="4" w:space="0" w:color="auto"/>
              </w:pBdr>
              <w:spacing w:before="240"/>
              <w:jc w:val="center"/>
            </w:pPr>
            <w:r w:rsidRPr="004B0697">
              <w:t>Title</w:t>
            </w:r>
          </w:p>
        </w:tc>
        <w:tc>
          <w:tcPr>
            <w:tcW w:w="1915" w:type="dxa"/>
            <w:shd w:val="clear" w:color="auto" w:fill="auto"/>
            <w:vAlign w:val="bottom"/>
          </w:tcPr>
          <w:p w14:paraId="445ADDAB" w14:textId="77777777" w:rsidR="00946E99" w:rsidRPr="004B0697" w:rsidRDefault="00FB31D6" w:rsidP="005E2986">
            <w:pPr>
              <w:pStyle w:val="HBNORMAL"/>
              <w:pBdr>
                <w:bottom w:val="single" w:sz="4" w:space="0" w:color="auto"/>
              </w:pBdr>
              <w:spacing w:before="240"/>
              <w:jc w:val="center"/>
            </w:pPr>
            <w:r w:rsidRPr="004B0697">
              <w:t>Date</w:t>
            </w:r>
          </w:p>
        </w:tc>
        <w:tc>
          <w:tcPr>
            <w:tcW w:w="1915" w:type="dxa"/>
            <w:shd w:val="clear" w:color="auto" w:fill="auto"/>
            <w:vAlign w:val="bottom"/>
          </w:tcPr>
          <w:p w14:paraId="6CF6D158" w14:textId="77777777" w:rsidR="00946E99" w:rsidRPr="004B0697" w:rsidRDefault="00FB31D6" w:rsidP="005E2986">
            <w:pPr>
              <w:pStyle w:val="HBNORMAL"/>
              <w:pBdr>
                <w:bottom w:val="single" w:sz="4" w:space="0" w:color="auto"/>
              </w:pBdr>
              <w:spacing w:before="240"/>
              <w:jc w:val="center"/>
            </w:pPr>
            <w:r w:rsidRPr="004B0697">
              <w:t>Latest Revised Date</w:t>
            </w:r>
          </w:p>
        </w:tc>
        <w:tc>
          <w:tcPr>
            <w:tcW w:w="1916" w:type="dxa"/>
            <w:shd w:val="clear" w:color="auto" w:fill="auto"/>
            <w:vAlign w:val="bottom"/>
          </w:tcPr>
          <w:p w14:paraId="53CA1035" w14:textId="77777777" w:rsidR="00946E99" w:rsidRPr="004B0697" w:rsidRDefault="00FB31D6" w:rsidP="005E2986">
            <w:pPr>
              <w:pStyle w:val="HBNORMAL"/>
              <w:pBdr>
                <w:bottom w:val="single" w:sz="4" w:space="0" w:color="auto"/>
              </w:pBdr>
              <w:spacing w:before="240"/>
              <w:jc w:val="center"/>
            </w:pPr>
            <w:r w:rsidRPr="004B0697">
              <w:t>Comments</w:t>
            </w:r>
          </w:p>
        </w:tc>
      </w:tr>
      <w:tr w:rsidR="009E3C01" w14:paraId="7A631AE7" w14:textId="77777777" w:rsidTr="005E2986">
        <w:tc>
          <w:tcPr>
            <w:tcW w:w="1915" w:type="dxa"/>
            <w:shd w:val="clear" w:color="auto" w:fill="auto"/>
            <w:vAlign w:val="bottom"/>
          </w:tcPr>
          <w:p w14:paraId="71532113" w14:textId="77777777" w:rsidR="00946E99" w:rsidRPr="004B0697" w:rsidRDefault="00A558DA" w:rsidP="005E2986">
            <w:pPr>
              <w:pStyle w:val="HBNORMAL"/>
              <w:spacing w:before="240"/>
              <w:jc w:val="center"/>
            </w:pPr>
          </w:p>
        </w:tc>
        <w:tc>
          <w:tcPr>
            <w:tcW w:w="1915" w:type="dxa"/>
            <w:shd w:val="clear" w:color="auto" w:fill="auto"/>
            <w:vAlign w:val="bottom"/>
          </w:tcPr>
          <w:p w14:paraId="1D28CE2A" w14:textId="77777777" w:rsidR="00946E99" w:rsidRPr="004B0697" w:rsidRDefault="00A558DA" w:rsidP="005E2986">
            <w:pPr>
              <w:pStyle w:val="HBNORMAL"/>
              <w:spacing w:before="240"/>
              <w:jc w:val="center"/>
            </w:pPr>
          </w:p>
        </w:tc>
        <w:tc>
          <w:tcPr>
            <w:tcW w:w="1915" w:type="dxa"/>
            <w:shd w:val="clear" w:color="auto" w:fill="auto"/>
            <w:vAlign w:val="bottom"/>
          </w:tcPr>
          <w:p w14:paraId="4179E944" w14:textId="77777777" w:rsidR="00946E99" w:rsidRPr="004B0697" w:rsidRDefault="00A558DA" w:rsidP="005E2986">
            <w:pPr>
              <w:pStyle w:val="HBNORMAL"/>
              <w:spacing w:before="240"/>
              <w:jc w:val="center"/>
            </w:pPr>
          </w:p>
        </w:tc>
        <w:tc>
          <w:tcPr>
            <w:tcW w:w="1915" w:type="dxa"/>
            <w:shd w:val="clear" w:color="auto" w:fill="auto"/>
            <w:vAlign w:val="bottom"/>
          </w:tcPr>
          <w:p w14:paraId="7CF69E88" w14:textId="77777777" w:rsidR="00946E99" w:rsidRPr="004B0697" w:rsidRDefault="00A558DA" w:rsidP="005E2986">
            <w:pPr>
              <w:pStyle w:val="HBNORMAL"/>
              <w:spacing w:before="240"/>
              <w:jc w:val="center"/>
            </w:pPr>
          </w:p>
        </w:tc>
        <w:tc>
          <w:tcPr>
            <w:tcW w:w="1916" w:type="dxa"/>
            <w:shd w:val="clear" w:color="auto" w:fill="auto"/>
            <w:vAlign w:val="bottom"/>
          </w:tcPr>
          <w:p w14:paraId="1C2CB687" w14:textId="77777777" w:rsidR="00946E99" w:rsidRPr="004B0697" w:rsidRDefault="00A558DA" w:rsidP="005E2986">
            <w:pPr>
              <w:pStyle w:val="HBNORMAL"/>
              <w:spacing w:before="240"/>
              <w:jc w:val="center"/>
            </w:pPr>
          </w:p>
        </w:tc>
      </w:tr>
      <w:tr w:rsidR="009E3C01" w14:paraId="73961DA0" w14:textId="77777777" w:rsidTr="005E2986">
        <w:tc>
          <w:tcPr>
            <w:tcW w:w="1915" w:type="dxa"/>
            <w:shd w:val="clear" w:color="auto" w:fill="auto"/>
            <w:vAlign w:val="bottom"/>
          </w:tcPr>
          <w:p w14:paraId="470C0328" w14:textId="77777777" w:rsidR="00946E99" w:rsidRDefault="00A558DA" w:rsidP="005E2986">
            <w:pPr>
              <w:pStyle w:val="HBNORMAL"/>
              <w:spacing w:before="240"/>
              <w:jc w:val="center"/>
            </w:pPr>
          </w:p>
        </w:tc>
        <w:tc>
          <w:tcPr>
            <w:tcW w:w="1915" w:type="dxa"/>
            <w:shd w:val="clear" w:color="auto" w:fill="auto"/>
            <w:vAlign w:val="bottom"/>
          </w:tcPr>
          <w:p w14:paraId="32E1FD75" w14:textId="77777777" w:rsidR="00946E99" w:rsidRPr="00BA6C66" w:rsidRDefault="00A558DA" w:rsidP="005E2986">
            <w:pPr>
              <w:pStyle w:val="HBNORMAL"/>
              <w:spacing w:before="240"/>
              <w:jc w:val="center"/>
            </w:pPr>
          </w:p>
        </w:tc>
        <w:tc>
          <w:tcPr>
            <w:tcW w:w="1915" w:type="dxa"/>
            <w:shd w:val="clear" w:color="auto" w:fill="auto"/>
            <w:vAlign w:val="bottom"/>
          </w:tcPr>
          <w:p w14:paraId="22C548DF" w14:textId="77777777" w:rsidR="00946E99" w:rsidRPr="00BA6C66" w:rsidRDefault="00A558DA" w:rsidP="005E2986">
            <w:pPr>
              <w:pStyle w:val="HBNORMAL"/>
              <w:spacing w:before="240"/>
              <w:jc w:val="center"/>
            </w:pPr>
          </w:p>
        </w:tc>
        <w:tc>
          <w:tcPr>
            <w:tcW w:w="1915" w:type="dxa"/>
            <w:shd w:val="clear" w:color="auto" w:fill="auto"/>
            <w:vAlign w:val="bottom"/>
          </w:tcPr>
          <w:p w14:paraId="058964EA" w14:textId="77777777" w:rsidR="00946E99" w:rsidRPr="00BA6C66" w:rsidRDefault="00A558DA" w:rsidP="005E2986">
            <w:pPr>
              <w:pStyle w:val="HBNORMAL"/>
              <w:spacing w:before="240"/>
              <w:jc w:val="center"/>
            </w:pPr>
          </w:p>
        </w:tc>
        <w:tc>
          <w:tcPr>
            <w:tcW w:w="1916" w:type="dxa"/>
            <w:shd w:val="clear" w:color="auto" w:fill="auto"/>
            <w:vAlign w:val="bottom"/>
          </w:tcPr>
          <w:p w14:paraId="02F10694" w14:textId="77777777" w:rsidR="00946E99" w:rsidRPr="00BA6C66" w:rsidRDefault="00A558DA" w:rsidP="005E2986">
            <w:pPr>
              <w:pStyle w:val="HBNORMAL"/>
              <w:spacing w:before="240"/>
              <w:jc w:val="center"/>
            </w:pPr>
          </w:p>
        </w:tc>
      </w:tr>
      <w:tr w:rsidR="009E3C01" w14:paraId="7E26209A" w14:textId="77777777" w:rsidTr="005E2986">
        <w:tc>
          <w:tcPr>
            <w:tcW w:w="1915" w:type="dxa"/>
            <w:shd w:val="clear" w:color="auto" w:fill="auto"/>
            <w:vAlign w:val="bottom"/>
          </w:tcPr>
          <w:p w14:paraId="60FB765E" w14:textId="77777777" w:rsidR="00946E99" w:rsidRDefault="00A558DA" w:rsidP="005E2986">
            <w:pPr>
              <w:pStyle w:val="HBNORMAL"/>
              <w:spacing w:before="240"/>
              <w:jc w:val="center"/>
            </w:pPr>
          </w:p>
        </w:tc>
        <w:tc>
          <w:tcPr>
            <w:tcW w:w="1915" w:type="dxa"/>
            <w:shd w:val="clear" w:color="auto" w:fill="auto"/>
            <w:vAlign w:val="bottom"/>
          </w:tcPr>
          <w:p w14:paraId="29F8CCA4" w14:textId="77777777" w:rsidR="00946E99" w:rsidRPr="00BA6C66" w:rsidRDefault="00A558DA" w:rsidP="005E2986">
            <w:pPr>
              <w:pStyle w:val="HBNORMAL"/>
              <w:spacing w:before="240"/>
              <w:jc w:val="center"/>
            </w:pPr>
          </w:p>
        </w:tc>
        <w:tc>
          <w:tcPr>
            <w:tcW w:w="1915" w:type="dxa"/>
            <w:shd w:val="clear" w:color="auto" w:fill="auto"/>
            <w:vAlign w:val="bottom"/>
          </w:tcPr>
          <w:p w14:paraId="48CF76E9" w14:textId="77777777" w:rsidR="00946E99" w:rsidRPr="00BA6C66" w:rsidRDefault="00A558DA" w:rsidP="005E2986">
            <w:pPr>
              <w:pStyle w:val="HBNORMAL"/>
              <w:spacing w:before="240"/>
              <w:jc w:val="center"/>
            </w:pPr>
          </w:p>
        </w:tc>
        <w:tc>
          <w:tcPr>
            <w:tcW w:w="1915" w:type="dxa"/>
            <w:shd w:val="clear" w:color="auto" w:fill="auto"/>
            <w:vAlign w:val="bottom"/>
          </w:tcPr>
          <w:p w14:paraId="5A119F7C" w14:textId="77777777" w:rsidR="00946E99" w:rsidRPr="00BA6C66" w:rsidRDefault="00A558DA" w:rsidP="005E2986">
            <w:pPr>
              <w:pStyle w:val="HBNORMAL"/>
              <w:spacing w:before="240"/>
              <w:jc w:val="center"/>
            </w:pPr>
          </w:p>
        </w:tc>
        <w:tc>
          <w:tcPr>
            <w:tcW w:w="1916" w:type="dxa"/>
            <w:shd w:val="clear" w:color="auto" w:fill="auto"/>
            <w:vAlign w:val="bottom"/>
          </w:tcPr>
          <w:p w14:paraId="712045E4" w14:textId="77777777" w:rsidR="00946E99" w:rsidRPr="00BA6C66" w:rsidRDefault="00A558DA" w:rsidP="005E2986">
            <w:pPr>
              <w:pStyle w:val="HBNORMAL"/>
              <w:spacing w:before="240"/>
              <w:jc w:val="center"/>
            </w:pPr>
          </w:p>
        </w:tc>
      </w:tr>
      <w:tr w:rsidR="009E3C01" w14:paraId="75D9C6C5" w14:textId="77777777" w:rsidTr="005E2986">
        <w:tc>
          <w:tcPr>
            <w:tcW w:w="1915" w:type="dxa"/>
            <w:shd w:val="clear" w:color="auto" w:fill="auto"/>
            <w:vAlign w:val="bottom"/>
          </w:tcPr>
          <w:p w14:paraId="17BDBFFD" w14:textId="77777777" w:rsidR="00946E99" w:rsidRDefault="00A558DA" w:rsidP="005E2986">
            <w:pPr>
              <w:pStyle w:val="HBNORMAL"/>
              <w:spacing w:before="240"/>
              <w:jc w:val="center"/>
            </w:pPr>
          </w:p>
        </w:tc>
        <w:tc>
          <w:tcPr>
            <w:tcW w:w="1915" w:type="dxa"/>
            <w:shd w:val="clear" w:color="auto" w:fill="auto"/>
            <w:vAlign w:val="bottom"/>
          </w:tcPr>
          <w:p w14:paraId="657B131E" w14:textId="77777777" w:rsidR="00946E99" w:rsidRPr="00BA6C66" w:rsidRDefault="00A558DA" w:rsidP="005E2986">
            <w:pPr>
              <w:pStyle w:val="HBNORMAL"/>
              <w:spacing w:before="240"/>
              <w:jc w:val="center"/>
            </w:pPr>
          </w:p>
        </w:tc>
        <w:tc>
          <w:tcPr>
            <w:tcW w:w="1915" w:type="dxa"/>
            <w:shd w:val="clear" w:color="auto" w:fill="auto"/>
            <w:vAlign w:val="bottom"/>
          </w:tcPr>
          <w:p w14:paraId="3D99474E" w14:textId="77777777" w:rsidR="00946E99" w:rsidRPr="00BA6C66" w:rsidRDefault="00A558DA" w:rsidP="005E2986">
            <w:pPr>
              <w:pStyle w:val="HBNORMAL"/>
              <w:spacing w:before="240"/>
              <w:jc w:val="center"/>
            </w:pPr>
          </w:p>
        </w:tc>
        <w:tc>
          <w:tcPr>
            <w:tcW w:w="1915" w:type="dxa"/>
            <w:shd w:val="clear" w:color="auto" w:fill="auto"/>
            <w:vAlign w:val="bottom"/>
          </w:tcPr>
          <w:p w14:paraId="3C515A45" w14:textId="77777777" w:rsidR="00946E99" w:rsidRPr="00BA6C66" w:rsidRDefault="00A558DA" w:rsidP="005E2986">
            <w:pPr>
              <w:pStyle w:val="HBNORMAL"/>
              <w:spacing w:before="240"/>
              <w:jc w:val="center"/>
            </w:pPr>
          </w:p>
        </w:tc>
        <w:tc>
          <w:tcPr>
            <w:tcW w:w="1916" w:type="dxa"/>
            <w:shd w:val="clear" w:color="auto" w:fill="auto"/>
            <w:vAlign w:val="bottom"/>
          </w:tcPr>
          <w:p w14:paraId="1800E83A" w14:textId="77777777" w:rsidR="00946E99" w:rsidRPr="00BA6C66" w:rsidRDefault="00A558DA" w:rsidP="005E2986">
            <w:pPr>
              <w:pStyle w:val="HBNORMAL"/>
              <w:spacing w:before="240"/>
              <w:jc w:val="center"/>
            </w:pPr>
          </w:p>
        </w:tc>
      </w:tr>
    </w:tbl>
    <w:p w14:paraId="3EAB5B44" w14:textId="77777777" w:rsidR="00404912" w:rsidRDefault="00A558DA" w:rsidP="004417F4"/>
    <w:sectPr w:rsidR="00404912" w:rsidSect="00603DB8">
      <w:head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Luc Benac" w:date="2021-06-22T07:44:00Z" w:initials="LB">
    <w:p w14:paraId="3C466DCA" w14:textId="54D86AF1" w:rsidR="003F348D" w:rsidRDefault="003F348D">
      <w:pPr>
        <w:pStyle w:val="CommentText"/>
      </w:pPr>
      <w:r>
        <w:rPr>
          <w:rStyle w:val="CommentReference"/>
        </w:rPr>
        <w:annotationRef/>
      </w:r>
      <w:r w:rsidR="00ED7F04">
        <w:t>WE are not responsible to obtain all such generalities and broad range of permits and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466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7C134A" w16cex:dateUtc="2021-06-22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66DCA" w16cid:durableId="247C13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437ED" w14:textId="77777777" w:rsidR="00B70684" w:rsidRDefault="00FB31D6">
      <w:r>
        <w:separator/>
      </w:r>
    </w:p>
  </w:endnote>
  <w:endnote w:type="continuationSeparator" w:id="0">
    <w:p w14:paraId="66C74FCD" w14:textId="77777777" w:rsidR="00B70684" w:rsidRDefault="00FB3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3FC5C" w14:textId="77777777" w:rsidR="00D560E0" w:rsidRPr="00AE5783" w:rsidRDefault="00FB31D6" w:rsidP="00AE5783">
    <w:pPr>
      <w:pStyle w:val="Footer"/>
      <w:spacing w:line="200" w:lineRule="exact"/>
    </w:pPr>
    <w:r>
      <w:rPr>
        <w:noProof/>
        <w:sz w:val="15"/>
      </w:rPr>
      <w:t>DM_US 160817720-3.071370.0798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6FE37" w14:textId="77777777" w:rsidR="004B6029" w:rsidRDefault="00A558DA">
    <w:pPr>
      <w:pStyle w:val="Footer"/>
    </w:pPr>
  </w:p>
  <w:p w14:paraId="77D345D7" w14:textId="77777777" w:rsidR="004B6029" w:rsidRPr="004B6029" w:rsidRDefault="00FB31D6" w:rsidP="004B6029">
    <w:pPr>
      <w:pStyle w:val="Footer"/>
      <w:spacing w:line="200" w:lineRule="exact"/>
    </w:pPr>
    <w:r>
      <w:rPr>
        <w:noProof/>
        <w:sz w:val="15"/>
      </w:rPr>
      <w:t>DM_US 160817720-3.071370.0798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92887" w14:textId="77777777" w:rsidR="00B70684" w:rsidRDefault="00FB31D6">
      <w:r>
        <w:separator/>
      </w:r>
    </w:p>
  </w:footnote>
  <w:footnote w:type="continuationSeparator" w:id="0">
    <w:p w14:paraId="72DCF424" w14:textId="77777777" w:rsidR="00B70684" w:rsidRDefault="00FB3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19E8E" w14:textId="77777777" w:rsidR="003F07CF" w:rsidRDefault="00FB31D6" w:rsidP="00B5440E">
    <w:pPr>
      <w:pStyle w:val="Header"/>
      <w:jc w:val="righ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98EA" w14:textId="77777777" w:rsidR="00603DB8" w:rsidRDefault="00FB31D6" w:rsidP="00603DB8">
    <w:pPr>
      <w:pStyle w:val="Header"/>
      <w:jc w:val="right"/>
    </w:pPr>
    <w:r>
      <w:t>MWE DRAFT 6/11/21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6E3E5" w14:textId="77777777" w:rsidR="00B46617" w:rsidRPr="00B46617" w:rsidRDefault="00A558DA" w:rsidP="00B46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E76E8"/>
    <w:multiLevelType w:val="hybridMultilevel"/>
    <w:tmpl w:val="EBFCAA8E"/>
    <w:lvl w:ilvl="0" w:tplc="739E08DE">
      <w:start w:val="1"/>
      <w:numFmt w:val="upperLetter"/>
      <w:lvlText w:val="%1."/>
      <w:lvlJc w:val="left"/>
      <w:pPr>
        <w:ind w:left="1800" w:hanging="360"/>
      </w:pPr>
    </w:lvl>
    <w:lvl w:ilvl="1" w:tplc="A4747612" w:tentative="1">
      <w:start w:val="1"/>
      <w:numFmt w:val="lowerLetter"/>
      <w:lvlText w:val="%2."/>
      <w:lvlJc w:val="left"/>
      <w:pPr>
        <w:ind w:left="2520" w:hanging="360"/>
      </w:pPr>
    </w:lvl>
    <w:lvl w:ilvl="2" w:tplc="F33C0734" w:tentative="1">
      <w:start w:val="1"/>
      <w:numFmt w:val="lowerRoman"/>
      <w:lvlText w:val="%3."/>
      <w:lvlJc w:val="right"/>
      <w:pPr>
        <w:ind w:left="3240" w:hanging="180"/>
      </w:pPr>
    </w:lvl>
    <w:lvl w:ilvl="3" w:tplc="B074E988" w:tentative="1">
      <w:start w:val="1"/>
      <w:numFmt w:val="decimal"/>
      <w:lvlText w:val="%4."/>
      <w:lvlJc w:val="left"/>
      <w:pPr>
        <w:ind w:left="3960" w:hanging="360"/>
      </w:pPr>
    </w:lvl>
    <w:lvl w:ilvl="4" w:tplc="BF3CE1E0" w:tentative="1">
      <w:start w:val="1"/>
      <w:numFmt w:val="lowerLetter"/>
      <w:lvlText w:val="%5."/>
      <w:lvlJc w:val="left"/>
      <w:pPr>
        <w:ind w:left="4680" w:hanging="360"/>
      </w:pPr>
    </w:lvl>
    <w:lvl w:ilvl="5" w:tplc="D89EAF58" w:tentative="1">
      <w:start w:val="1"/>
      <w:numFmt w:val="lowerRoman"/>
      <w:lvlText w:val="%6."/>
      <w:lvlJc w:val="right"/>
      <w:pPr>
        <w:ind w:left="5400" w:hanging="180"/>
      </w:pPr>
    </w:lvl>
    <w:lvl w:ilvl="6" w:tplc="4FEC827C" w:tentative="1">
      <w:start w:val="1"/>
      <w:numFmt w:val="decimal"/>
      <w:lvlText w:val="%7."/>
      <w:lvlJc w:val="left"/>
      <w:pPr>
        <w:ind w:left="6120" w:hanging="360"/>
      </w:pPr>
    </w:lvl>
    <w:lvl w:ilvl="7" w:tplc="6F18655A" w:tentative="1">
      <w:start w:val="1"/>
      <w:numFmt w:val="lowerLetter"/>
      <w:lvlText w:val="%8."/>
      <w:lvlJc w:val="left"/>
      <w:pPr>
        <w:ind w:left="6840" w:hanging="360"/>
      </w:pPr>
    </w:lvl>
    <w:lvl w:ilvl="8" w:tplc="93721EDE" w:tentative="1">
      <w:start w:val="1"/>
      <w:numFmt w:val="lowerRoman"/>
      <w:lvlText w:val="%9."/>
      <w:lvlJc w:val="right"/>
      <w:pPr>
        <w:ind w:left="7560" w:hanging="180"/>
      </w:pPr>
    </w:lvl>
  </w:abstractNum>
  <w:abstractNum w:abstractNumId="1" w15:restartNumberingAfterBreak="0">
    <w:nsid w:val="5652440F"/>
    <w:multiLevelType w:val="hybridMultilevel"/>
    <w:tmpl w:val="5D2861C6"/>
    <w:lvl w:ilvl="0" w:tplc="D3A283A6">
      <w:start w:val="1"/>
      <w:numFmt w:val="decimal"/>
      <w:pStyle w:val="Heading1"/>
      <w:lvlText w:val="%1."/>
      <w:lvlJc w:val="left"/>
      <w:pPr>
        <w:ind w:left="1800" w:hanging="360"/>
      </w:pPr>
    </w:lvl>
    <w:lvl w:ilvl="1" w:tplc="FF0C26B2" w:tentative="1">
      <w:start w:val="1"/>
      <w:numFmt w:val="lowerLetter"/>
      <w:lvlText w:val="%2."/>
      <w:lvlJc w:val="left"/>
      <w:pPr>
        <w:ind w:left="2520" w:hanging="360"/>
      </w:pPr>
    </w:lvl>
    <w:lvl w:ilvl="2" w:tplc="EE7C9C0C" w:tentative="1">
      <w:start w:val="1"/>
      <w:numFmt w:val="lowerRoman"/>
      <w:lvlText w:val="%3."/>
      <w:lvlJc w:val="right"/>
      <w:pPr>
        <w:ind w:left="3240" w:hanging="180"/>
      </w:pPr>
    </w:lvl>
    <w:lvl w:ilvl="3" w:tplc="E48A3066" w:tentative="1">
      <w:start w:val="1"/>
      <w:numFmt w:val="decimal"/>
      <w:lvlText w:val="%4."/>
      <w:lvlJc w:val="left"/>
      <w:pPr>
        <w:ind w:left="3960" w:hanging="360"/>
      </w:pPr>
    </w:lvl>
    <w:lvl w:ilvl="4" w:tplc="1AE40A36" w:tentative="1">
      <w:start w:val="1"/>
      <w:numFmt w:val="lowerLetter"/>
      <w:lvlText w:val="%5."/>
      <w:lvlJc w:val="left"/>
      <w:pPr>
        <w:ind w:left="4680" w:hanging="360"/>
      </w:pPr>
    </w:lvl>
    <w:lvl w:ilvl="5" w:tplc="2910984E" w:tentative="1">
      <w:start w:val="1"/>
      <w:numFmt w:val="lowerRoman"/>
      <w:lvlText w:val="%6."/>
      <w:lvlJc w:val="right"/>
      <w:pPr>
        <w:ind w:left="5400" w:hanging="180"/>
      </w:pPr>
    </w:lvl>
    <w:lvl w:ilvl="6" w:tplc="93E2D878" w:tentative="1">
      <w:start w:val="1"/>
      <w:numFmt w:val="decimal"/>
      <w:lvlText w:val="%7."/>
      <w:lvlJc w:val="left"/>
      <w:pPr>
        <w:ind w:left="6120" w:hanging="360"/>
      </w:pPr>
    </w:lvl>
    <w:lvl w:ilvl="7" w:tplc="26863EF6" w:tentative="1">
      <w:start w:val="1"/>
      <w:numFmt w:val="lowerLetter"/>
      <w:lvlText w:val="%8."/>
      <w:lvlJc w:val="left"/>
      <w:pPr>
        <w:ind w:left="6840" w:hanging="360"/>
      </w:pPr>
    </w:lvl>
    <w:lvl w:ilvl="8" w:tplc="C3BED0BE" w:tentative="1">
      <w:start w:val="1"/>
      <w:numFmt w:val="lowerRoman"/>
      <w:lvlText w:val="%9."/>
      <w:lvlJc w:val="right"/>
      <w:pPr>
        <w:ind w:left="7560" w:hanging="180"/>
      </w:pPr>
    </w:lvl>
  </w:abstractNum>
  <w:abstractNum w:abstractNumId="2" w15:restartNumberingAfterBreak="0">
    <w:nsid w:val="601D0F60"/>
    <w:multiLevelType w:val="hybridMultilevel"/>
    <w:tmpl w:val="0074A8BE"/>
    <w:lvl w:ilvl="0" w:tplc="B7E2E540">
      <w:start w:val="1"/>
      <w:numFmt w:val="lowerLetter"/>
      <w:pStyle w:val="Heading2"/>
      <w:lvlText w:val="%1."/>
      <w:lvlJc w:val="left"/>
      <w:pPr>
        <w:ind w:left="2160" w:hanging="360"/>
      </w:pPr>
    </w:lvl>
    <w:lvl w:ilvl="1" w:tplc="4A925BC8" w:tentative="1">
      <w:start w:val="1"/>
      <w:numFmt w:val="lowerLetter"/>
      <w:lvlText w:val="%2."/>
      <w:lvlJc w:val="left"/>
      <w:pPr>
        <w:ind w:left="2880" w:hanging="360"/>
      </w:pPr>
    </w:lvl>
    <w:lvl w:ilvl="2" w:tplc="7428A336" w:tentative="1">
      <w:start w:val="1"/>
      <w:numFmt w:val="lowerRoman"/>
      <w:lvlText w:val="%3."/>
      <w:lvlJc w:val="right"/>
      <w:pPr>
        <w:ind w:left="3600" w:hanging="180"/>
      </w:pPr>
    </w:lvl>
    <w:lvl w:ilvl="3" w:tplc="F4504A52" w:tentative="1">
      <w:start w:val="1"/>
      <w:numFmt w:val="decimal"/>
      <w:lvlText w:val="%4."/>
      <w:lvlJc w:val="left"/>
      <w:pPr>
        <w:ind w:left="4320" w:hanging="360"/>
      </w:pPr>
    </w:lvl>
    <w:lvl w:ilvl="4" w:tplc="C41887C4" w:tentative="1">
      <w:start w:val="1"/>
      <w:numFmt w:val="lowerLetter"/>
      <w:lvlText w:val="%5."/>
      <w:lvlJc w:val="left"/>
      <w:pPr>
        <w:ind w:left="5040" w:hanging="360"/>
      </w:pPr>
    </w:lvl>
    <w:lvl w:ilvl="5" w:tplc="E25A3F14" w:tentative="1">
      <w:start w:val="1"/>
      <w:numFmt w:val="lowerRoman"/>
      <w:lvlText w:val="%6."/>
      <w:lvlJc w:val="right"/>
      <w:pPr>
        <w:ind w:left="5760" w:hanging="180"/>
      </w:pPr>
    </w:lvl>
    <w:lvl w:ilvl="6" w:tplc="768A0FB6" w:tentative="1">
      <w:start w:val="1"/>
      <w:numFmt w:val="decimal"/>
      <w:lvlText w:val="%7."/>
      <w:lvlJc w:val="left"/>
      <w:pPr>
        <w:ind w:left="6480" w:hanging="360"/>
      </w:pPr>
    </w:lvl>
    <w:lvl w:ilvl="7" w:tplc="004832C4" w:tentative="1">
      <w:start w:val="1"/>
      <w:numFmt w:val="lowerLetter"/>
      <w:lvlText w:val="%8."/>
      <w:lvlJc w:val="left"/>
      <w:pPr>
        <w:ind w:left="7200" w:hanging="360"/>
      </w:pPr>
    </w:lvl>
    <w:lvl w:ilvl="8" w:tplc="17BE5222" w:tentative="1">
      <w:start w:val="1"/>
      <w:numFmt w:val="lowerRoman"/>
      <w:lvlText w:val="%9."/>
      <w:lvlJc w:val="right"/>
      <w:pPr>
        <w:ind w:left="7920" w:hanging="180"/>
      </w:pPr>
    </w:lvl>
  </w:abstractNum>
  <w:abstractNum w:abstractNumId="3" w15:restartNumberingAfterBreak="0">
    <w:nsid w:val="683913E0"/>
    <w:multiLevelType w:val="hybridMultilevel"/>
    <w:tmpl w:val="4F1AF0B0"/>
    <w:lvl w:ilvl="0" w:tplc="336409A6">
      <w:start w:val="1"/>
      <w:numFmt w:val="lowerRoman"/>
      <w:pStyle w:val="Heading3"/>
      <w:lvlText w:val="%1."/>
      <w:lvlJc w:val="right"/>
      <w:pPr>
        <w:ind w:left="2880" w:hanging="360"/>
      </w:pPr>
    </w:lvl>
    <w:lvl w:ilvl="1" w:tplc="71C052E6" w:tentative="1">
      <w:start w:val="1"/>
      <w:numFmt w:val="lowerLetter"/>
      <w:lvlText w:val="%2."/>
      <w:lvlJc w:val="left"/>
      <w:pPr>
        <w:ind w:left="3600" w:hanging="360"/>
      </w:pPr>
    </w:lvl>
    <w:lvl w:ilvl="2" w:tplc="CC1492F6" w:tentative="1">
      <w:start w:val="1"/>
      <w:numFmt w:val="lowerRoman"/>
      <w:lvlText w:val="%3."/>
      <w:lvlJc w:val="right"/>
      <w:pPr>
        <w:ind w:left="4320" w:hanging="180"/>
      </w:pPr>
    </w:lvl>
    <w:lvl w:ilvl="3" w:tplc="7FCE76C4" w:tentative="1">
      <w:start w:val="1"/>
      <w:numFmt w:val="decimal"/>
      <w:lvlText w:val="%4."/>
      <w:lvlJc w:val="left"/>
      <w:pPr>
        <w:ind w:left="5040" w:hanging="360"/>
      </w:pPr>
    </w:lvl>
    <w:lvl w:ilvl="4" w:tplc="C76AA7FE" w:tentative="1">
      <w:start w:val="1"/>
      <w:numFmt w:val="lowerLetter"/>
      <w:lvlText w:val="%5."/>
      <w:lvlJc w:val="left"/>
      <w:pPr>
        <w:ind w:left="5760" w:hanging="360"/>
      </w:pPr>
    </w:lvl>
    <w:lvl w:ilvl="5" w:tplc="2B98EC30" w:tentative="1">
      <w:start w:val="1"/>
      <w:numFmt w:val="lowerRoman"/>
      <w:lvlText w:val="%6."/>
      <w:lvlJc w:val="right"/>
      <w:pPr>
        <w:ind w:left="6480" w:hanging="180"/>
      </w:pPr>
    </w:lvl>
    <w:lvl w:ilvl="6" w:tplc="7F86AC90" w:tentative="1">
      <w:start w:val="1"/>
      <w:numFmt w:val="decimal"/>
      <w:lvlText w:val="%7."/>
      <w:lvlJc w:val="left"/>
      <w:pPr>
        <w:ind w:left="7200" w:hanging="360"/>
      </w:pPr>
    </w:lvl>
    <w:lvl w:ilvl="7" w:tplc="BFC46E08" w:tentative="1">
      <w:start w:val="1"/>
      <w:numFmt w:val="lowerLetter"/>
      <w:lvlText w:val="%8."/>
      <w:lvlJc w:val="left"/>
      <w:pPr>
        <w:ind w:left="7920" w:hanging="360"/>
      </w:pPr>
    </w:lvl>
    <w:lvl w:ilvl="8" w:tplc="81DA2274" w:tentative="1">
      <w:start w:val="1"/>
      <w:numFmt w:val="lowerRoman"/>
      <w:lvlText w:val="%9."/>
      <w:lvlJc w:val="right"/>
      <w:pPr>
        <w:ind w:left="8640" w:hanging="180"/>
      </w:pPr>
    </w:lvl>
  </w:abstractNum>
  <w:abstractNum w:abstractNumId="4" w15:restartNumberingAfterBreak="0">
    <w:nsid w:val="71CC6061"/>
    <w:multiLevelType w:val="hybridMultilevel"/>
    <w:tmpl w:val="797CEB16"/>
    <w:lvl w:ilvl="0" w:tplc="291C9438">
      <w:start w:val="1"/>
      <w:numFmt w:val="upperRoman"/>
      <w:lvlText w:val="%1."/>
      <w:lvlJc w:val="right"/>
      <w:pPr>
        <w:ind w:left="1440" w:hanging="360"/>
      </w:pPr>
    </w:lvl>
    <w:lvl w:ilvl="1" w:tplc="CE620EA8" w:tentative="1">
      <w:start w:val="1"/>
      <w:numFmt w:val="lowerLetter"/>
      <w:lvlText w:val="%2."/>
      <w:lvlJc w:val="left"/>
      <w:pPr>
        <w:ind w:left="2160" w:hanging="360"/>
      </w:pPr>
    </w:lvl>
    <w:lvl w:ilvl="2" w:tplc="7DCC9BD0" w:tentative="1">
      <w:start w:val="1"/>
      <w:numFmt w:val="lowerRoman"/>
      <w:lvlText w:val="%3."/>
      <w:lvlJc w:val="right"/>
      <w:pPr>
        <w:ind w:left="2880" w:hanging="180"/>
      </w:pPr>
    </w:lvl>
    <w:lvl w:ilvl="3" w:tplc="F7480D34" w:tentative="1">
      <w:start w:val="1"/>
      <w:numFmt w:val="decimal"/>
      <w:lvlText w:val="%4."/>
      <w:lvlJc w:val="left"/>
      <w:pPr>
        <w:ind w:left="3600" w:hanging="360"/>
      </w:pPr>
    </w:lvl>
    <w:lvl w:ilvl="4" w:tplc="D696BBB0" w:tentative="1">
      <w:start w:val="1"/>
      <w:numFmt w:val="lowerLetter"/>
      <w:lvlText w:val="%5."/>
      <w:lvlJc w:val="left"/>
      <w:pPr>
        <w:ind w:left="4320" w:hanging="360"/>
      </w:pPr>
    </w:lvl>
    <w:lvl w:ilvl="5" w:tplc="E3D4E3FA" w:tentative="1">
      <w:start w:val="1"/>
      <w:numFmt w:val="lowerRoman"/>
      <w:lvlText w:val="%6."/>
      <w:lvlJc w:val="right"/>
      <w:pPr>
        <w:ind w:left="5040" w:hanging="180"/>
      </w:pPr>
    </w:lvl>
    <w:lvl w:ilvl="6" w:tplc="9ADA18E6" w:tentative="1">
      <w:start w:val="1"/>
      <w:numFmt w:val="decimal"/>
      <w:lvlText w:val="%7."/>
      <w:lvlJc w:val="left"/>
      <w:pPr>
        <w:ind w:left="5760" w:hanging="360"/>
      </w:pPr>
    </w:lvl>
    <w:lvl w:ilvl="7" w:tplc="9CF04A98" w:tentative="1">
      <w:start w:val="1"/>
      <w:numFmt w:val="lowerLetter"/>
      <w:lvlText w:val="%8."/>
      <w:lvlJc w:val="left"/>
      <w:pPr>
        <w:ind w:left="6480" w:hanging="360"/>
      </w:pPr>
    </w:lvl>
    <w:lvl w:ilvl="8" w:tplc="0938F73C" w:tentative="1">
      <w:start w:val="1"/>
      <w:numFmt w:val="lowerRoman"/>
      <w:lvlText w:val="%9."/>
      <w:lvlJc w:val="right"/>
      <w:pPr>
        <w:ind w:left="7200" w:hanging="180"/>
      </w:pPr>
    </w:lvl>
  </w:abstractNum>
  <w:abstractNum w:abstractNumId="5" w15:restartNumberingAfterBreak="0">
    <w:nsid w:val="74EB1A0E"/>
    <w:multiLevelType w:val="hybridMultilevel"/>
    <w:tmpl w:val="5C6CFEFE"/>
    <w:lvl w:ilvl="0" w:tplc="EF264542">
      <w:start w:val="1"/>
      <w:numFmt w:val="decimal"/>
      <w:lvlText w:val="%1."/>
      <w:lvlJc w:val="left"/>
      <w:pPr>
        <w:ind w:left="1800" w:hanging="360"/>
      </w:pPr>
    </w:lvl>
    <w:lvl w:ilvl="1" w:tplc="88F8F636" w:tentative="1">
      <w:start w:val="1"/>
      <w:numFmt w:val="lowerLetter"/>
      <w:lvlText w:val="%2."/>
      <w:lvlJc w:val="left"/>
      <w:pPr>
        <w:ind w:left="2520" w:hanging="360"/>
      </w:pPr>
    </w:lvl>
    <w:lvl w:ilvl="2" w:tplc="37087688" w:tentative="1">
      <w:start w:val="1"/>
      <w:numFmt w:val="lowerRoman"/>
      <w:lvlText w:val="%3."/>
      <w:lvlJc w:val="right"/>
      <w:pPr>
        <w:ind w:left="3240" w:hanging="180"/>
      </w:pPr>
    </w:lvl>
    <w:lvl w:ilvl="3" w:tplc="D53C1186" w:tentative="1">
      <w:start w:val="1"/>
      <w:numFmt w:val="decimal"/>
      <w:lvlText w:val="%4."/>
      <w:lvlJc w:val="left"/>
      <w:pPr>
        <w:ind w:left="3960" w:hanging="360"/>
      </w:pPr>
    </w:lvl>
    <w:lvl w:ilvl="4" w:tplc="8FD8E704" w:tentative="1">
      <w:start w:val="1"/>
      <w:numFmt w:val="lowerLetter"/>
      <w:lvlText w:val="%5."/>
      <w:lvlJc w:val="left"/>
      <w:pPr>
        <w:ind w:left="4680" w:hanging="360"/>
      </w:pPr>
    </w:lvl>
    <w:lvl w:ilvl="5" w:tplc="1C600C22" w:tentative="1">
      <w:start w:val="1"/>
      <w:numFmt w:val="lowerRoman"/>
      <w:lvlText w:val="%6."/>
      <w:lvlJc w:val="right"/>
      <w:pPr>
        <w:ind w:left="5400" w:hanging="180"/>
      </w:pPr>
    </w:lvl>
    <w:lvl w:ilvl="6" w:tplc="CD00F988" w:tentative="1">
      <w:start w:val="1"/>
      <w:numFmt w:val="decimal"/>
      <w:lvlText w:val="%7."/>
      <w:lvlJc w:val="left"/>
      <w:pPr>
        <w:ind w:left="6120" w:hanging="360"/>
      </w:pPr>
    </w:lvl>
    <w:lvl w:ilvl="7" w:tplc="8FDA3BEC" w:tentative="1">
      <w:start w:val="1"/>
      <w:numFmt w:val="lowerLetter"/>
      <w:lvlText w:val="%8."/>
      <w:lvlJc w:val="left"/>
      <w:pPr>
        <w:ind w:left="6840" w:hanging="360"/>
      </w:pPr>
    </w:lvl>
    <w:lvl w:ilvl="8" w:tplc="3A5665D6" w:tentative="1">
      <w:start w:val="1"/>
      <w:numFmt w:val="lowerRoman"/>
      <w:lvlText w:val="%9."/>
      <w:lvlJc w:val="right"/>
      <w:pPr>
        <w:ind w:left="7560" w:hanging="180"/>
      </w:pPr>
    </w:lvl>
  </w:abstractNum>
  <w:abstractNum w:abstractNumId="6" w15:restartNumberingAfterBreak="0">
    <w:nsid w:val="7AE15B22"/>
    <w:multiLevelType w:val="hybridMultilevel"/>
    <w:tmpl w:val="BB206B5C"/>
    <w:lvl w:ilvl="0" w:tplc="CEFAD56C">
      <w:start w:val="1"/>
      <w:numFmt w:val="decimal"/>
      <w:lvlText w:val="%1."/>
      <w:lvlJc w:val="left"/>
      <w:pPr>
        <w:tabs>
          <w:tab w:val="num" w:pos="1080"/>
        </w:tabs>
        <w:ind w:left="1080" w:hanging="360"/>
      </w:pPr>
      <w:rPr>
        <w:rFonts w:hint="default"/>
      </w:rPr>
    </w:lvl>
    <w:lvl w:ilvl="1" w:tplc="2188B27A" w:tentative="1">
      <w:start w:val="1"/>
      <w:numFmt w:val="lowerLetter"/>
      <w:lvlText w:val="%2."/>
      <w:lvlJc w:val="left"/>
      <w:pPr>
        <w:tabs>
          <w:tab w:val="num" w:pos="1800"/>
        </w:tabs>
        <w:ind w:left="1800" w:hanging="360"/>
      </w:pPr>
    </w:lvl>
    <w:lvl w:ilvl="2" w:tplc="6D1A1658" w:tentative="1">
      <w:start w:val="1"/>
      <w:numFmt w:val="lowerRoman"/>
      <w:lvlText w:val="%3."/>
      <w:lvlJc w:val="right"/>
      <w:pPr>
        <w:tabs>
          <w:tab w:val="num" w:pos="2520"/>
        </w:tabs>
        <w:ind w:left="2520" w:hanging="180"/>
      </w:pPr>
    </w:lvl>
    <w:lvl w:ilvl="3" w:tplc="85AC8504" w:tentative="1">
      <w:start w:val="1"/>
      <w:numFmt w:val="decimal"/>
      <w:lvlText w:val="%4."/>
      <w:lvlJc w:val="left"/>
      <w:pPr>
        <w:tabs>
          <w:tab w:val="num" w:pos="3240"/>
        </w:tabs>
        <w:ind w:left="3240" w:hanging="360"/>
      </w:pPr>
    </w:lvl>
    <w:lvl w:ilvl="4" w:tplc="6288702C" w:tentative="1">
      <w:start w:val="1"/>
      <w:numFmt w:val="lowerLetter"/>
      <w:lvlText w:val="%5."/>
      <w:lvlJc w:val="left"/>
      <w:pPr>
        <w:tabs>
          <w:tab w:val="num" w:pos="3960"/>
        </w:tabs>
        <w:ind w:left="3960" w:hanging="360"/>
      </w:pPr>
    </w:lvl>
    <w:lvl w:ilvl="5" w:tplc="C4DE09D2" w:tentative="1">
      <w:start w:val="1"/>
      <w:numFmt w:val="lowerRoman"/>
      <w:lvlText w:val="%6."/>
      <w:lvlJc w:val="right"/>
      <w:pPr>
        <w:tabs>
          <w:tab w:val="num" w:pos="4680"/>
        </w:tabs>
        <w:ind w:left="4680" w:hanging="180"/>
      </w:pPr>
    </w:lvl>
    <w:lvl w:ilvl="6" w:tplc="1D524B6A" w:tentative="1">
      <w:start w:val="1"/>
      <w:numFmt w:val="decimal"/>
      <w:lvlText w:val="%7."/>
      <w:lvlJc w:val="left"/>
      <w:pPr>
        <w:tabs>
          <w:tab w:val="num" w:pos="5400"/>
        </w:tabs>
        <w:ind w:left="5400" w:hanging="360"/>
      </w:pPr>
    </w:lvl>
    <w:lvl w:ilvl="7" w:tplc="A072B82A" w:tentative="1">
      <w:start w:val="1"/>
      <w:numFmt w:val="lowerLetter"/>
      <w:lvlText w:val="%8."/>
      <w:lvlJc w:val="left"/>
      <w:pPr>
        <w:tabs>
          <w:tab w:val="num" w:pos="6120"/>
        </w:tabs>
        <w:ind w:left="6120" w:hanging="360"/>
      </w:pPr>
    </w:lvl>
    <w:lvl w:ilvl="8" w:tplc="C7627F28"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5"/>
  </w:num>
  <w:num w:numId="4">
    <w:abstractNumId w:val="4"/>
  </w:num>
  <w:num w:numId="5">
    <w:abstractNumId w:val="0"/>
  </w:num>
  <w:num w:numId="6">
    <w:abstractNumId w:val="5"/>
  </w:num>
  <w:num w:numId="7">
    <w:abstractNumId w:val="2"/>
  </w:num>
  <w:num w:numId="8">
    <w:abstractNumId w:val="1"/>
  </w:num>
  <w:num w:numId="9">
    <w:abstractNumId w:val="1"/>
  </w:num>
  <w:num w:numId="10">
    <w:abstractNumId w:val="2"/>
  </w:num>
  <w:num w:numId="11">
    <w:abstractNumId w:val="3"/>
  </w:num>
  <w:num w:numId="12">
    <w:abstractNumId w:val="3"/>
  </w:num>
  <w:num w:numId="13">
    <w:abstractNumId w:val="1"/>
  </w:num>
  <w:num w:numId="14">
    <w:abstractNumId w:val="1"/>
  </w:num>
  <w:num w:numId="15">
    <w:abstractNumId w:val="2"/>
  </w:num>
  <w:num w:numId="16">
    <w:abstractNumId w:val="3"/>
  </w:num>
  <w:num w:numId="17">
    <w:abstractNumId w:val="1"/>
  </w:num>
  <w:num w:numId="18">
    <w:abstractNumId w:val="2"/>
  </w:num>
  <w:num w:numId="19">
    <w:abstractNumId w:val="3"/>
  </w:num>
  <w:num w:numId="20">
    <w:abstractNumId w:val="1"/>
  </w:num>
  <w:num w:numId="21">
    <w:abstractNumId w:val="2"/>
  </w:num>
  <w:num w:numId="22">
    <w:abstractNumId w:val="3"/>
  </w:num>
  <w:num w:numId="23">
    <w:abstractNumId w:val="1"/>
  </w:num>
  <w:num w:numId="24">
    <w:abstractNumId w:val="2"/>
  </w:num>
  <w:num w:numId="25">
    <w:abstractNumId w:val="3"/>
  </w:num>
  <w:num w:numId="2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c Benac">
    <w15:presenceInfo w15:providerId="AD" w15:userId="S::Luc.Benac@whitewaterwest.com::b6d2de53-3cec-4706-8427-8e15dbde702c"/>
  </w15:person>
  <w15:person w15:author="Hal Emalfarb">
    <w15:presenceInfo w15:providerId="AD" w15:userId="S::halemalfarb@esb-law.com::ebfb0df6-cbc9-4bcd-ae21-5e4236befc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01"/>
    <w:rsid w:val="00177E38"/>
    <w:rsid w:val="0023790A"/>
    <w:rsid w:val="003D7B6A"/>
    <w:rsid w:val="003F348D"/>
    <w:rsid w:val="004C5D0A"/>
    <w:rsid w:val="007118CF"/>
    <w:rsid w:val="00860A18"/>
    <w:rsid w:val="009E3C01"/>
    <w:rsid w:val="00A26201"/>
    <w:rsid w:val="00A558DA"/>
    <w:rsid w:val="00A64ACC"/>
    <w:rsid w:val="00B70684"/>
    <w:rsid w:val="00E933D1"/>
    <w:rsid w:val="00ED7F04"/>
    <w:rsid w:val="00FB31D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9F44"/>
  <w15:docId w15:val="{9946A22A-C826-4E8C-BC87-5AA80D44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imes New Roman" w:hAnsiTheme="maj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3" w:qFormat="1"/>
    <w:lsdException w:name="Quote" w:uiPriority="0" w:qFormat="1"/>
    <w:lsdException w:name="Intense 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0" w:qFormat="1"/>
    <w:lsdException w:name="Subtle Reference" w:uiPriority="30" w:qFormat="1"/>
    <w:lsdException w:name="Intense Reference" w:uiPriority="31" w:qFormat="1"/>
    <w:lsdException w:name="Book Title" w:uiPriority="32"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1C5"/>
    <w:rPr>
      <w:rFonts w:ascii="Times New Roman" w:hAnsi="Times New Roman" w:cs="Times New Roman"/>
    </w:rPr>
  </w:style>
  <w:style w:type="paragraph" w:styleId="Heading1">
    <w:name w:val="heading 1"/>
    <w:basedOn w:val="BodyText"/>
    <w:next w:val="Normal"/>
    <w:link w:val="Heading1Char"/>
    <w:uiPriority w:val="9"/>
    <w:qFormat/>
    <w:rsid w:val="00784A91"/>
    <w:pPr>
      <w:keepNext/>
      <w:keepLines/>
      <w:numPr>
        <w:numId w:val="23"/>
      </w:numPr>
      <w:spacing w:before="480"/>
      <w:outlineLvl w:val="0"/>
    </w:pPr>
    <w:rPr>
      <w:rFonts w:eastAsiaTheme="majorEastAsia" w:cstheme="majorBidi"/>
      <w:b/>
      <w:bCs/>
      <w:szCs w:val="28"/>
    </w:rPr>
  </w:style>
  <w:style w:type="paragraph" w:styleId="Heading2">
    <w:name w:val="heading 2"/>
    <w:basedOn w:val="Heading1"/>
    <w:next w:val="Normal"/>
    <w:link w:val="Heading2Char"/>
    <w:uiPriority w:val="9"/>
    <w:qFormat/>
    <w:rsid w:val="00784A91"/>
    <w:pPr>
      <w:numPr>
        <w:numId w:val="24"/>
      </w:numPr>
      <w:spacing w:before="0"/>
      <w:outlineLvl w:val="1"/>
    </w:pPr>
    <w:rPr>
      <w:bCs w:val="0"/>
      <w:szCs w:val="26"/>
    </w:rPr>
  </w:style>
  <w:style w:type="paragraph" w:styleId="Heading3">
    <w:name w:val="heading 3"/>
    <w:basedOn w:val="Heading2"/>
    <w:next w:val="Normal"/>
    <w:link w:val="Heading3Char"/>
    <w:uiPriority w:val="9"/>
    <w:qFormat/>
    <w:rsid w:val="00784A91"/>
    <w:pPr>
      <w:numPr>
        <w:numId w:val="25"/>
      </w:numPr>
      <w:outlineLvl w:val="2"/>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91"/>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784A91"/>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rsid w:val="00784A91"/>
    <w:rPr>
      <w:rFonts w:ascii="Times New Roman" w:eastAsiaTheme="majorEastAsia" w:hAnsi="Times New Roman" w:cstheme="majorBidi"/>
      <w:bCs/>
      <w:szCs w:val="26"/>
    </w:rPr>
  </w:style>
  <w:style w:type="paragraph" w:styleId="Title">
    <w:name w:val="Title"/>
    <w:basedOn w:val="Normal"/>
    <w:next w:val="Normal"/>
    <w:link w:val="TitleChar"/>
    <w:uiPriority w:val="10"/>
    <w:unhideWhenUsed/>
    <w:qFormat/>
    <w:rsid w:val="00784A91"/>
    <w:pPr>
      <w:pBdr>
        <w:bottom w:val="single" w:sz="8" w:space="4" w:color="4F81BD" w:themeColor="accent1"/>
      </w:pBdr>
      <w:contextualSpacing/>
      <w:jc w:val="center"/>
    </w:pPr>
    <w:rPr>
      <w:rFonts w:eastAsiaTheme="majorEastAsia" w:cstheme="majorBidi"/>
      <w:caps/>
      <w:spacing w:val="5"/>
      <w:kern w:val="28"/>
      <w:szCs w:val="52"/>
    </w:rPr>
  </w:style>
  <w:style w:type="character" w:customStyle="1" w:styleId="TitleChar">
    <w:name w:val="Title Char"/>
    <w:basedOn w:val="DefaultParagraphFont"/>
    <w:link w:val="Title"/>
    <w:uiPriority w:val="10"/>
    <w:rsid w:val="00784A91"/>
    <w:rPr>
      <w:rFonts w:ascii="Times New Roman" w:eastAsiaTheme="majorEastAsia" w:hAnsi="Times New Roman" w:cstheme="majorBidi"/>
      <w:caps/>
      <w:spacing w:val="5"/>
      <w:kern w:val="28"/>
      <w:szCs w:val="52"/>
    </w:rPr>
  </w:style>
  <w:style w:type="paragraph" w:styleId="BodyText">
    <w:name w:val="Body Text"/>
    <w:basedOn w:val="Normal"/>
    <w:link w:val="BodyTextChar"/>
    <w:rsid w:val="002C1432"/>
    <w:pPr>
      <w:spacing w:after="240"/>
      <w:ind w:firstLine="720"/>
    </w:pPr>
  </w:style>
  <w:style w:type="character" w:customStyle="1" w:styleId="BodyTextChar">
    <w:name w:val="Body Text Char"/>
    <w:basedOn w:val="DefaultParagraphFont"/>
    <w:link w:val="BodyText"/>
    <w:rsid w:val="00784A91"/>
    <w:rPr>
      <w:rFonts w:ascii="Times New Roman" w:hAnsi="Times New Roman" w:cs="Times New Roman"/>
    </w:rPr>
  </w:style>
  <w:style w:type="paragraph" w:styleId="Quote">
    <w:name w:val="Quote"/>
    <w:basedOn w:val="Normal"/>
    <w:next w:val="BodyTextContinued"/>
    <w:link w:val="QuoteChar"/>
    <w:qFormat/>
    <w:rsid w:val="002C1432"/>
    <w:pPr>
      <w:spacing w:after="240"/>
      <w:ind w:left="1440" w:right="1440"/>
    </w:pPr>
    <w:rPr>
      <w:szCs w:val="20"/>
    </w:rPr>
  </w:style>
  <w:style w:type="character" w:customStyle="1" w:styleId="QuoteChar">
    <w:name w:val="Quote Char"/>
    <w:basedOn w:val="DefaultParagraphFont"/>
    <w:link w:val="Quote"/>
    <w:rsid w:val="00784A91"/>
    <w:rPr>
      <w:rFonts w:ascii="Times New Roman" w:hAnsi="Times New Roman" w:cs="Times New Roman"/>
      <w:szCs w:val="20"/>
    </w:rPr>
  </w:style>
  <w:style w:type="paragraph" w:customStyle="1" w:styleId="BodyTextContinued">
    <w:name w:val="Body Text Continued"/>
    <w:basedOn w:val="BodyText"/>
    <w:next w:val="BodyText"/>
    <w:rsid w:val="002C1432"/>
    <w:pPr>
      <w:ind w:firstLine="0"/>
    </w:pPr>
    <w:rPr>
      <w:szCs w:val="20"/>
    </w:rPr>
  </w:style>
  <w:style w:type="paragraph" w:styleId="Header">
    <w:name w:val="header"/>
    <w:basedOn w:val="Normal"/>
    <w:link w:val="HeaderChar"/>
    <w:rsid w:val="002C1432"/>
    <w:pPr>
      <w:tabs>
        <w:tab w:val="center" w:pos="4680"/>
        <w:tab w:val="right" w:pos="9360"/>
      </w:tabs>
    </w:pPr>
  </w:style>
  <w:style w:type="character" w:customStyle="1" w:styleId="HeaderChar">
    <w:name w:val="Header Char"/>
    <w:basedOn w:val="DefaultParagraphFont"/>
    <w:link w:val="Header"/>
    <w:rsid w:val="00523AF4"/>
    <w:rPr>
      <w:rFonts w:ascii="Times New Roman" w:hAnsi="Times New Roman" w:cs="Times New Roman"/>
    </w:rPr>
  </w:style>
  <w:style w:type="paragraph" w:styleId="Footer">
    <w:name w:val="footer"/>
    <w:basedOn w:val="Normal"/>
    <w:link w:val="FooterChar"/>
    <w:rsid w:val="002C1432"/>
    <w:pPr>
      <w:tabs>
        <w:tab w:val="center" w:pos="4680"/>
        <w:tab w:val="right" w:pos="9360"/>
      </w:tabs>
    </w:pPr>
  </w:style>
  <w:style w:type="character" w:customStyle="1" w:styleId="FooterChar">
    <w:name w:val="Footer Char"/>
    <w:basedOn w:val="DefaultParagraphFont"/>
    <w:link w:val="Footer"/>
    <w:rsid w:val="00523AF4"/>
    <w:rPr>
      <w:rFonts w:ascii="Times New Roman" w:hAnsi="Times New Roman" w:cs="Times New Roman"/>
    </w:rPr>
  </w:style>
  <w:style w:type="character" w:styleId="PageNumber">
    <w:name w:val="page number"/>
    <w:basedOn w:val="DefaultParagraphFont"/>
    <w:rsid w:val="002C1432"/>
  </w:style>
  <w:style w:type="character" w:customStyle="1" w:styleId="zzmpTrailerItem">
    <w:name w:val="zzmpTrailerItem"/>
    <w:basedOn w:val="DefaultParagraphFont"/>
    <w:rsid w:val="00EB5F9C"/>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HBNORMAL">
    <w:name w:val="HBNORMAL"/>
    <w:aliases w:val="NL"/>
    <w:rsid w:val="009301C5"/>
    <w:rPr>
      <w:rFonts w:ascii="Times New Roman" w:hAnsi="Times New Roman" w:cs="Times New Roman"/>
    </w:rPr>
  </w:style>
  <w:style w:type="paragraph" w:customStyle="1" w:styleId="HBSIG">
    <w:name w:val="HBSIG"/>
    <w:aliases w:val="SG"/>
    <w:basedOn w:val="HBNORMAL"/>
    <w:rsid w:val="009301C5"/>
    <w:pPr>
      <w:tabs>
        <w:tab w:val="right" w:leader="underscore" w:pos="8640"/>
      </w:tabs>
      <w:ind w:left="4320"/>
    </w:pPr>
    <w:rPr>
      <w:szCs w:val="22"/>
    </w:rPr>
  </w:style>
  <w:style w:type="paragraph" w:styleId="FootnoteText">
    <w:name w:val="footnote text"/>
    <w:basedOn w:val="Normal"/>
    <w:link w:val="FootnoteTextChar"/>
    <w:uiPriority w:val="99"/>
    <w:semiHidden/>
    <w:unhideWhenUsed/>
    <w:rsid w:val="00443ED2"/>
    <w:rPr>
      <w:sz w:val="20"/>
      <w:szCs w:val="20"/>
    </w:rPr>
  </w:style>
  <w:style w:type="character" w:customStyle="1" w:styleId="FootnoteTextChar">
    <w:name w:val="Footnote Text Char"/>
    <w:basedOn w:val="DefaultParagraphFont"/>
    <w:link w:val="FootnoteText"/>
    <w:uiPriority w:val="99"/>
    <w:semiHidden/>
    <w:rsid w:val="00443ED2"/>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443ED2"/>
    <w:rPr>
      <w:vertAlign w:val="superscript"/>
    </w:rPr>
  </w:style>
  <w:style w:type="character" w:styleId="CommentReference">
    <w:name w:val="annotation reference"/>
    <w:basedOn w:val="DefaultParagraphFont"/>
    <w:uiPriority w:val="99"/>
    <w:semiHidden/>
    <w:unhideWhenUsed/>
    <w:rsid w:val="003F348D"/>
    <w:rPr>
      <w:sz w:val="16"/>
      <w:szCs w:val="16"/>
    </w:rPr>
  </w:style>
  <w:style w:type="paragraph" w:styleId="CommentText">
    <w:name w:val="annotation text"/>
    <w:basedOn w:val="Normal"/>
    <w:link w:val="CommentTextChar"/>
    <w:uiPriority w:val="99"/>
    <w:semiHidden/>
    <w:unhideWhenUsed/>
    <w:rsid w:val="003F348D"/>
    <w:rPr>
      <w:sz w:val="20"/>
      <w:szCs w:val="20"/>
    </w:rPr>
  </w:style>
  <w:style w:type="character" w:customStyle="1" w:styleId="CommentTextChar">
    <w:name w:val="Comment Text Char"/>
    <w:basedOn w:val="DefaultParagraphFont"/>
    <w:link w:val="CommentText"/>
    <w:uiPriority w:val="99"/>
    <w:semiHidden/>
    <w:rsid w:val="003F348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348D"/>
    <w:rPr>
      <w:b/>
      <w:bCs/>
    </w:rPr>
  </w:style>
  <w:style w:type="character" w:customStyle="1" w:styleId="CommentSubjectChar">
    <w:name w:val="Comment Subject Char"/>
    <w:basedOn w:val="CommentTextChar"/>
    <w:link w:val="CommentSubject"/>
    <w:uiPriority w:val="99"/>
    <w:semiHidden/>
    <w:rsid w:val="003F348D"/>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4286</Characters>
  <Application>Microsoft Office Word</Application>
  <DocSecurity>4</DocSecurity>
  <PresentationFormat>15|.DOCX</PresentationFormat>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 Benac</dc:creator>
  <cp:lastModifiedBy>Hal Emalfarb</cp:lastModifiedBy>
  <cp:revision>2</cp:revision>
  <dcterms:created xsi:type="dcterms:W3CDTF">2021-06-22T19:57:00Z</dcterms:created>
  <dcterms:modified xsi:type="dcterms:W3CDTF">2021-06-22T19:57:00Z</dcterms:modified>
</cp:coreProperties>
</file>